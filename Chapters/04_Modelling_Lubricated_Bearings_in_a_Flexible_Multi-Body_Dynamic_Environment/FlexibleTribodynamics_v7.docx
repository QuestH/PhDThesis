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FA6E9" w14:textId="77777777" w:rsidR="0052159B" w:rsidRPr="006453D9" w:rsidRDefault="0052159B" w:rsidP="00E14F70">
      <w:pPr>
        <w:pStyle w:val="MDPI11articletype"/>
      </w:pPr>
      <w:commentRangeStart w:id="0"/>
      <w:r>
        <w:t>Article</w:t>
      </w:r>
      <w:commentRangeEnd w:id="0"/>
      <w:r w:rsidR="00F334B7">
        <w:rPr>
          <w:rStyle w:val="CommentReference"/>
          <w:rFonts w:eastAsia="SimSun"/>
          <w:i w:val="0"/>
          <w:noProof/>
          <w:snapToGrid/>
          <w:lang w:eastAsia="zh-CN" w:bidi="ar-SA"/>
        </w:rPr>
        <w:commentReference w:id="0"/>
      </w:r>
    </w:p>
    <w:p w14:paraId="74D314E1" w14:textId="284F63E5" w:rsidR="0052159B" w:rsidRDefault="0052159B" w:rsidP="00E14F70">
      <w:pPr>
        <w:pStyle w:val="MDPI12title"/>
      </w:pPr>
      <w:r w:rsidRPr="003710DF">
        <w:t xml:space="preserve">Tribodynamic </w:t>
      </w:r>
      <w:r w:rsidR="004F28DF" w:rsidRPr="003710DF">
        <w:t xml:space="preserve">Modelling </w:t>
      </w:r>
      <w:r w:rsidRPr="003710DF">
        <w:t xml:space="preserve">of </w:t>
      </w:r>
      <w:r w:rsidR="004F28DF" w:rsidRPr="003710DF">
        <w:t>High</w:t>
      </w:r>
      <w:r w:rsidRPr="003710DF">
        <w:t>-</w:t>
      </w:r>
      <w:r w:rsidR="004F28DF" w:rsidRPr="003710DF">
        <w:t xml:space="preserve">Speed Rolling Element </w:t>
      </w:r>
      <w:r w:rsidR="00C92993">
        <w:br/>
      </w:r>
      <w:r w:rsidR="004F28DF" w:rsidRPr="003710DF">
        <w:t xml:space="preserve">Bearings </w:t>
      </w:r>
      <w:r w:rsidRPr="003710DF">
        <w:t xml:space="preserve">in </w:t>
      </w:r>
      <w:r w:rsidR="004F28DF" w:rsidRPr="003710DF">
        <w:t>Flexible Multi-Body Environments</w:t>
      </w:r>
    </w:p>
    <w:tbl>
      <w:tblPr>
        <w:tblStyle w:val="MDPITable"/>
        <w:tblpPr w:leftFromText="198" w:rightFromText="198" w:vertAnchor="page" w:horzAnchor="margin" w:tblpY="9400"/>
        <w:tblW w:w="2409" w:type="dxa"/>
        <w:tblLayout w:type="fixed"/>
        <w:tblLook w:val="04A0" w:firstRow="1" w:lastRow="0" w:firstColumn="1" w:lastColumn="0" w:noHBand="0" w:noVBand="1"/>
      </w:tblPr>
      <w:tblGrid>
        <w:gridCol w:w="2409"/>
      </w:tblGrid>
      <w:tr w:rsidR="00AE75A9" w14:paraId="4188C34F" w14:textId="77777777" w:rsidTr="00AE75A9">
        <w:trPr>
          <w:cantSplit/>
        </w:trPr>
        <w:tc>
          <w:tcPr>
            <w:tcW w:w="2409" w:type="dxa"/>
          </w:tcPr>
          <w:p w14:paraId="46F0CA2C" w14:textId="5B83D446" w:rsidR="00AE75A9" w:rsidRPr="00066B76" w:rsidRDefault="00AE75A9" w:rsidP="00AE75A9">
            <w:pPr>
              <w:pStyle w:val="MDPI61Citation"/>
              <w:rPr>
                <w:snapToGrid w:val="0"/>
              </w:rPr>
            </w:pPr>
            <w:commentRangeStart w:id="1"/>
            <w:commentRangeStart w:id="2"/>
            <w:r w:rsidRPr="00066B76">
              <w:rPr>
                <w:b/>
                <w:highlight w:val="yellow"/>
                <w:lang w:val="en-GB"/>
              </w:rPr>
              <w:t>Citation:</w:t>
            </w:r>
            <w:commentRangeEnd w:id="1"/>
            <w:r>
              <w:rPr>
                <w:rStyle w:val="CommentReference"/>
                <w:rFonts w:cs="Times New Roman"/>
                <w:noProof/>
              </w:rPr>
              <w:commentReference w:id="1"/>
            </w:r>
            <w:commentRangeEnd w:id="2"/>
            <w:r w:rsidR="00FF7E6E">
              <w:rPr>
                <w:rStyle w:val="CommentReference"/>
                <w:rFonts w:cs="Times New Roman"/>
                <w:noProof/>
                <w:lang w:val="en-US" w:eastAsia="zh-CN"/>
              </w:rPr>
              <w:commentReference w:id="2"/>
            </w:r>
            <w:r>
              <w:rPr>
                <w:lang w:val="en-GB"/>
              </w:rPr>
              <w:t xml:space="preserve"> Questa, H.; </w:t>
            </w:r>
            <w:r>
              <w:rPr>
                <w:lang w:val="en-GB"/>
              </w:rPr>
              <w:br/>
              <w:t xml:space="preserve">Mohammadpour, M.; </w:t>
            </w:r>
            <w:r>
              <w:rPr>
                <w:lang w:val="en-GB"/>
              </w:rPr>
              <w:br/>
              <w:t xml:space="preserve">Theodossiades, S.; Garner, C.P.; Bewsher, S.R.; Offner, G. </w:t>
            </w:r>
            <w:r w:rsidR="008415F7">
              <w:rPr>
                <w:lang w:val="en-GB"/>
              </w:rPr>
              <w:br/>
            </w:r>
            <w:r w:rsidRPr="003710DF">
              <w:rPr>
                <w:snapToGrid w:val="0"/>
              </w:rPr>
              <w:t xml:space="preserve">Tribodynamic Modelling of </w:t>
            </w:r>
            <w:r w:rsidR="008415F7">
              <w:rPr>
                <w:snapToGrid w:val="0"/>
              </w:rPr>
              <w:br/>
            </w:r>
            <w:r w:rsidRPr="003710DF">
              <w:rPr>
                <w:snapToGrid w:val="0"/>
              </w:rPr>
              <w:t xml:space="preserve">High-Speed Rolling Element </w:t>
            </w:r>
            <w:r w:rsidR="00D116F1">
              <w:rPr>
                <w:snapToGrid w:val="0"/>
              </w:rPr>
              <w:br/>
            </w:r>
            <w:r w:rsidRPr="003710DF">
              <w:rPr>
                <w:snapToGrid w:val="0"/>
              </w:rPr>
              <w:t xml:space="preserve">Bearings in Flexible Multi-Body </w:t>
            </w:r>
            <w:r w:rsidR="00F658EE">
              <w:rPr>
                <w:snapToGrid w:val="0"/>
              </w:rPr>
              <w:br/>
            </w:r>
            <w:r w:rsidRPr="003710DF">
              <w:rPr>
                <w:snapToGrid w:val="0"/>
              </w:rPr>
              <w:t>Environments</w:t>
            </w:r>
            <w:r>
              <w:rPr>
                <w:snapToGrid w:val="0"/>
              </w:rPr>
              <w:t xml:space="preserve">. </w:t>
            </w:r>
            <w:r>
              <w:rPr>
                <w:i/>
                <w:snapToGrid w:val="0"/>
              </w:rPr>
              <w:t xml:space="preserve">Machines </w:t>
            </w:r>
            <w:r>
              <w:rPr>
                <w:b/>
                <w:snapToGrid w:val="0"/>
              </w:rPr>
              <w:t>2023</w:t>
            </w:r>
            <w:r>
              <w:rPr>
                <w:snapToGrid w:val="0"/>
              </w:rPr>
              <w:t xml:space="preserve">, </w:t>
            </w:r>
            <w:r>
              <w:rPr>
                <w:i/>
                <w:snapToGrid w:val="0"/>
              </w:rPr>
              <w:t>10</w:t>
            </w:r>
            <w:r>
              <w:rPr>
                <w:snapToGrid w:val="0"/>
              </w:rPr>
              <w:t>, x. https://doi.org/10.3390/xxxxx</w:t>
            </w:r>
          </w:p>
          <w:p w14:paraId="1E88C4FD" w14:textId="77777777" w:rsidR="00AE75A9" w:rsidRPr="00066B76" w:rsidRDefault="00AE75A9" w:rsidP="00AE75A9">
            <w:pPr>
              <w:pStyle w:val="MDPI15academiceditor"/>
              <w:spacing w:after="120"/>
              <w:rPr>
                <w:highlight w:val="yellow"/>
                <w:lang w:val="en-GB"/>
              </w:rPr>
            </w:pPr>
            <w:r w:rsidRPr="00066B76">
              <w:rPr>
                <w:highlight w:val="yellow"/>
                <w:lang w:val="en-GB"/>
              </w:rPr>
              <w:t xml:space="preserve">Academic Editor(s): </w:t>
            </w:r>
          </w:p>
          <w:p w14:paraId="7FF9F0ED" w14:textId="3A026D33" w:rsidR="00AE75A9" w:rsidRPr="00066B76" w:rsidRDefault="00AE75A9" w:rsidP="00AE75A9">
            <w:pPr>
              <w:pStyle w:val="MDPI14history"/>
              <w:rPr>
                <w:lang w:val="en-GB"/>
              </w:rPr>
            </w:pPr>
            <w:r w:rsidRPr="00066B76">
              <w:rPr>
                <w:lang w:val="en-GB"/>
              </w:rPr>
              <w:t xml:space="preserve">Received: </w:t>
            </w:r>
            <w:r w:rsidR="00F334B7">
              <w:t>22 November 2022</w:t>
            </w:r>
          </w:p>
          <w:p w14:paraId="329CBE31" w14:textId="1A315A29" w:rsidR="00AE75A9" w:rsidRPr="00066B76" w:rsidRDefault="00AE75A9" w:rsidP="00AE75A9">
            <w:pPr>
              <w:pStyle w:val="MDPI14history"/>
              <w:rPr>
                <w:lang w:val="en-GB"/>
              </w:rPr>
            </w:pPr>
            <w:r w:rsidRPr="00066B76">
              <w:rPr>
                <w:lang w:val="en-GB"/>
              </w:rPr>
              <w:t xml:space="preserve">Revised: </w:t>
            </w:r>
            <w:r w:rsidR="00F334B7">
              <w:t xml:space="preserve">29 December 2022 </w:t>
            </w:r>
          </w:p>
          <w:p w14:paraId="42392EA6" w14:textId="5D7B216E" w:rsidR="00AE75A9" w:rsidRPr="00066B76" w:rsidRDefault="00AE75A9" w:rsidP="00AE75A9">
            <w:pPr>
              <w:pStyle w:val="MDPI14history"/>
              <w:rPr>
                <w:lang w:val="en-GB"/>
              </w:rPr>
            </w:pPr>
            <w:r w:rsidRPr="00066B76">
              <w:rPr>
                <w:lang w:val="en-GB"/>
              </w:rPr>
              <w:t xml:space="preserve">Accepted: </w:t>
            </w:r>
            <w:r w:rsidR="00F334B7">
              <w:t xml:space="preserve">06 January 2023 </w:t>
            </w:r>
          </w:p>
          <w:p w14:paraId="26BF6FC5" w14:textId="77777777" w:rsidR="00AE75A9" w:rsidRPr="00066B76" w:rsidRDefault="00AE75A9" w:rsidP="00AE75A9">
            <w:pPr>
              <w:pStyle w:val="MDPI14history"/>
              <w:spacing w:after="120"/>
              <w:rPr>
                <w:lang w:val="en-GB"/>
              </w:rPr>
            </w:pPr>
            <w:r w:rsidRPr="00066B76">
              <w:rPr>
                <w:lang w:val="en-GB"/>
              </w:rPr>
              <w:t>Published: date</w:t>
            </w:r>
          </w:p>
          <w:p w14:paraId="192FADC3" w14:textId="77777777" w:rsidR="00AE75A9" w:rsidRDefault="00AE75A9" w:rsidP="00AE75A9">
            <w:pPr>
              <w:pStyle w:val="MDPI14history"/>
              <w:spacing w:before="120"/>
              <w:rPr>
                <w:lang w:val="en-GB"/>
              </w:rPr>
            </w:pPr>
            <w:r>
              <w:rPr>
                <w:noProof/>
                <w:lang w:val="en-GB"/>
              </w:rPr>
              <w:drawing>
                <wp:inline distT="0" distB="0" distL="0" distR="0" wp14:anchorId="36B98B10" wp14:editId="0718A4BB">
                  <wp:extent cx="694800" cy="2484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4800" cy="248400"/>
                          </a:xfrm>
                          <a:prstGeom prst="rect">
                            <a:avLst/>
                          </a:prstGeom>
                        </pic:spPr>
                      </pic:pic>
                    </a:graphicData>
                  </a:graphic>
                </wp:inline>
              </w:drawing>
            </w:r>
          </w:p>
          <w:p w14:paraId="5529D978" w14:textId="77777777" w:rsidR="00AE75A9" w:rsidRPr="00066B76" w:rsidRDefault="00AE75A9" w:rsidP="00AE75A9">
            <w:pPr>
              <w:pStyle w:val="MDPI63Notes"/>
              <w:spacing w:before="60"/>
              <w:ind w:right="113"/>
              <w:rPr>
                <w:sz w:val="14"/>
                <w:lang w:val="en-GB"/>
              </w:rPr>
            </w:pPr>
            <w:r w:rsidRPr="00066B76">
              <w:rPr>
                <w:b/>
                <w:sz w:val="14"/>
                <w:lang w:val="en-GB"/>
              </w:rPr>
              <w:t>Copyright:</w:t>
            </w:r>
            <w:r w:rsidRPr="00066B76">
              <w:rPr>
                <w:sz w:val="14"/>
                <w:lang w:val="en-GB"/>
              </w:rPr>
              <w:t xml:space="preserve"> © 2022 by the authors. Submitted for possible open access publication under the terms and conditions of the Creative Commons Attribution (CC BY) license (https://creativecommons.org/licenses/by/4.0/).</w:t>
            </w:r>
          </w:p>
        </w:tc>
      </w:tr>
    </w:tbl>
    <w:p w14:paraId="44F15BDA" w14:textId="77777777" w:rsidR="00066B76" w:rsidRPr="00BA2202" w:rsidRDefault="0052159B" w:rsidP="00474B2F">
      <w:pPr>
        <w:pStyle w:val="MDPI13authornames"/>
        <w:rPr>
          <w:vertAlign w:val="superscript"/>
          <w:lang w:val="en-GB"/>
        </w:rPr>
      </w:pPr>
      <w:commentRangeStart w:id="3"/>
      <w:commentRangeStart w:id="4"/>
      <w:r w:rsidRPr="00474B2F">
        <w:rPr>
          <w:highlight w:val="yellow"/>
          <w:lang w:val="en-GB"/>
        </w:rPr>
        <w:t>Harry Questa</w:t>
      </w:r>
      <w:r w:rsidR="000A534D" w:rsidRPr="00474B2F">
        <w:rPr>
          <w:highlight w:val="yellow"/>
          <w:lang w:val="en-GB"/>
        </w:rPr>
        <w:t xml:space="preserve"> </w:t>
      </w:r>
      <w:r w:rsidRPr="00474B2F">
        <w:rPr>
          <w:highlight w:val="yellow"/>
          <w:vertAlign w:val="superscript"/>
          <w:lang w:val="en-GB"/>
        </w:rPr>
        <w:t>1</w:t>
      </w:r>
      <w:r w:rsidR="000A534D" w:rsidRPr="00474B2F">
        <w:rPr>
          <w:highlight w:val="yellow"/>
          <w:vertAlign w:val="superscript"/>
          <w:lang w:val="en-GB"/>
        </w:rPr>
        <w:t>,</w:t>
      </w:r>
      <w:commentRangeEnd w:id="3"/>
      <w:r w:rsidR="00474B2F">
        <w:rPr>
          <w:rStyle w:val="CommentReference"/>
          <w:rFonts w:eastAsia="SimSun"/>
          <w:b w:val="0"/>
          <w:noProof/>
          <w:lang w:eastAsia="zh-CN" w:bidi="ar-SA"/>
        </w:rPr>
        <w:commentReference w:id="3"/>
      </w:r>
      <w:commentRangeEnd w:id="4"/>
      <w:r w:rsidR="004A369F">
        <w:rPr>
          <w:rStyle w:val="CommentReference"/>
          <w:rFonts w:eastAsia="SimSun"/>
          <w:b w:val="0"/>
          <w:noProof/>
          <w:lang w:eastAsia="zh-CN" w:bidi="ar-SA"/>
        </w:rPr>
        <w:commentReference w:id="4"/>
      </w:r>
      <w:r w:rsidRPr="000A534D">
        <w:rPr>
          <w:lang w:val="en-GB"/>
        </w:rPr>
        <w:t>*</w:t>
      </w:r>
      <w:r w:rsidRPr="00BA2202">
        <w:rPr>
          <w:lang w:val="en-GB"/>
        </w:rPr>
        <w:t>, M</w:t>
      </w:r>
      <w:r>
        <w:rPr>
          <w:lang w:val="en-GB"/>
        </w:rPr>
        <w:t>ahdi</w:t>
      </w:r>
      <w:r w:rsidRPr="00BA2202">
        <w:rPr>
          <w:lang w:val="en-GB"/>
        </w:rPr>
        <w:t xml:space="preserve"> Mohammadpour</w:t>
      </w:r>
      <w:r w:rsidR="000A534D">
        <w:rPr>
          <w:lang w:val="en-GB"/>
        </w:rPr>
        <w:t xml:space="preserve"> </w:t>
      </w:r>
      <w:r w:rsidRPr="00BA2202">
        <w:rPr>
          <w:vertAlign w:val="superscript"/>
          <w:lang w:val="en-GB"/>
        </w:rPr>
        <w:t>1</w:t>
      </w:r>
      <w:r w:rsidRPr="00BA2202">
        <w:rPr>
          <w:lang w:val="en-GB"/>
        </w:rPr>
        <w:t>, S</w:t>
      </w:r>
      <w:r>
        <w:rPr>
          <w:lang w:val="en-GB"/>
        </w:rPr>
        <w:t>tephanos</w:t>
      </w:r>
      <w:r w:rsidRPr="00BA2202">
        <w:rPr>
          <w:lang w:val="en-GB"/>
        </w:rPr>
        <w:t xml:space="preserve"> Theodossiades</w:t>
      </w:r>
      <w:r w:rsidR="000A534D">
        <w:rPr>
          <w:lang w:val="en-GB"/>
        </w:rPr>
        <w:t xml:space="preserve"> </w:t>
      </w:r>
      <w:r w:rsidRPr="00BA2202">
        <w:rPr>
          <w:vertAlign w:val="superscript"/>
          <w:lang w:val="en-GB"/>
        </w:rPr>
        <w:t>1</w:t>
      </w:r>
      <w:r w:rsidRPr="00BA2202">
        <w:rPr>
          <w:lang w:val="en-GB"/>
        </w:rPr>
        <w:t>, C</w:t>
      </w:r>
      <w:r>
        <w:rPr>
          <w:lang w:val="en-GB"/>
        </w:rPr>
        <w:t>olin</w:t>
      </w:r>
      <w:r w:rsidRPr="00BA2202">
        <w:rPr>
          <w:lang w:val="en-GB"/>
        </w:rPr>
        <w:t xml:space="preserve"> P. Garner</w:t>
      </w:r>
      <w:r w:rsidR="000A534D">
        <w:rPr>
          <w:lang w:val="en-GB"/>
        </w:rPr>
        <w:t xml:space="preserve"> </w:t>
      </w:r>
      <w:r w:rsidRPr="00BA2202">
        <w:rPr>
          <w:vertAlign w:val="superscript"/>
          <w:lang w:val="en-GB"/>
        </w:rPr>
        <w:t>1</w:t>
      </w:r>
      <w:r w:rsidRPr="00BA2202">
        <w:rPr>
          <w:lang w:val="en-GB"/>
        </w:rPr>
        <w:t>, S</w:t>
      </w:r>
      <w:r>
        <w:rPr>
          <w:lang w:val="en-GB"/>
        </w:rPr>
        <w:t>tephen</w:t>
      </w:r>
      <w:r w:rsidRPr="00BA2202">
        <w:rPr>
          <w:lang w:val="en-GB"/>
        </w:rPr>
        <w:t xml:space="preserve"> R. Bewsher</w:t>
      </w:r>
      <w:r w:rsidR="000A534D">
        <w:rPr>
          <w:lang w:val="en-GB"/>
        </w:rPr>
        <w:t xml:space="preserve"> </w:t>
      </w:r>
      <w:r w:rsidRPr="00BA2202">
        <w:rPr>
          <w:vertAlign w:val="superscript"/>
          <w:lang w:val="en-GB"/>
        </w:rPr>
        <w:t>2</w:t>
      </w:r>
      <w:r>
        <w:rPr>
          <w:lang w:val="en-GB"/>
        </w:rPr>
        <w:t xml:space="preserve"> and</w:t>
      </w:r>
      <w:r w:rsidRPr="00BA2202">
        <w:rPr>
          <w:lang w:val="en-GB"/>
        </w:rPr>
        <w:t xml:space="preserve"> G</w:t>
      </w:r>
      <w:r>
        <w:rPr>
          <w:lang w:val="en-GB"/>
        </w:rPr>
        <w:t>ünter</w:t>
      </w:r>
      <w:r w:rsidRPr="00BA2202">
        <w:rPr>
          <w:lang w:val="en-GB"/>
        </w:rPr>
        <w:t xml:space="preserve"> Offner</w:t>
      </w:r>
      <w:r w:rsidR="000A534D">
        <w:rPr>
          <w:lang w:val="en-GB"/>
        </w:rPr>
        <w:t xml:space="preserve"> </w:t>
      </w:r>
      <w:r w:rsidRPr="00BA2202">
        <w:rPr>
          <w:vertAlign w:val="superscript"/>
          <w:lang w:val="en-GB"/>
        </w:rPr>
        <w:t>2</w:t>
      </w:r>
    </w:p>
    <w:p w14:paraId="7F3C8679" w14:textId="6EAE81CA" w:rsidR="0052159B" w:rsidRPr="001D5955" w:rsidRDefault="0052159B" w:rsidP="001D5955">
      <w:pPr>
        <w:pStyle w:val="MDPI16affiliation"/>
        <w:rPr>
          <w:lang w:eastAsia="zh-CN"/>
        </w:rPr>
      </w:pPr>
      <w:r w:rsidRPr="00474B2F">
        <w:rPr>
          <w:vertAlign w:val="superscript"/>
        </w:rPr>
        <w:t>1</w:t>
      </w:r>
      <w:r w:rsidRPr="00474B2F">
        <w:tab/>
      </w:r>
      <w:r w:rsidRPr="001F1E74">
        <w:rPr>
          <w:lang w:val="en-GB"/>
        </w:rPr>
        <w:t>Wolfson School of Mechanical, Electrical and Manufacturing Engineering, Loughborough University, Loughborough</w:t>
      </w:r>
      <w:ins w:id="5" w:author="Harry Questa" w:date="2023-01-09T18:52:00Z">
        <w:r w:rsidR="00CC754C">
          <w:rPr>
            <w:lang w:val="en-GB"/>
          </w:rPr>
          <w:t>,</w:t>
        </w:r>
      </w:ins>
      <w:r w:rsidRPr="001F1E74">
        <w:rPr>
          <w:lang w:val="en-GB"/>
        </w:rPr>
        <w:t xml:space="preserve"> LE11 3TU, UK</w:t>
      </w:r>
      <w:r w:rsidR="001D5955">
        <w:t xml:space="preserve">; </w:t>
      </w:r>
      <w:r w:rsidR="001D5955" w:rsidRPr="001D5955">
        <w:t>m.mohammad-pour@lboro.ac.uk (M.M.); s.theodossiades@lboro.ac.uk (S.T.); c.p.garner@lboro.ac.uk (C.P.G.)</w:t>
      </w:r>
    </w:p>
    <w:p w14:paraId="4FFFBC3A" w14:textId="24BC4923" w:rsidR="0052159B" w:rsidRPr="00482C71" w:rsidRDefault="0052159B" w:rsidP="00474B2F">
      <w:pPr>
        <w:pStyle w:val="MDPI16affiliation"/>
        <w:rPr>
          <w:lang w:val="en-GB"/>
        </w:rPr>
      </w:pPr>
      <w:r w:rsidRPr="00474B2F">
        <w:rPr>
          <w:vertAlign w:val="superscript"/>
        </w:rPr>
        <w:t>2</w:t>
      </w:r>
      <w:r w:rsidRPr="00474B2F">
        <w:tab/>
      </w:r>
      <w:r w:rsidRPr="00482C71">
        <w:rPr>
          <w:lang w:val="en-GB"/>
        </w:rPr>
        <w:t>AVL List GmbH, Graz</w:t>
      </w:r>
      <w:ins w:id="6" w:author="Harry Questa" w:date="2023-01-09T18:52:00Z">
        <w:r w:rsidR="00CC754C">
          <w:rPr>
            <w:lang w:val="en-GB"/>
          </w:rPr>
          <w:t xml:space="preserve">, </w:t>
        </w:r>
        <w:r w:rsidR="00CC754C" w:rsidRPr="00CC754C">
          <w:rPr>
            <w:lang w:val="en-GB"/>
          </w:rPr>
          <w:t>8020</w:t>
        </w:r>
      </w:ins>
      <w:r w:rsidRPr="00482C71">
        <w:rPr>
          <w:lang w:val="en-GB"/>
        </w:rPr>
        <w:t xml:space="preserve">, </w:t>
      </w:r>
      <w:commentRangeStart w:id="7"/>
      <w:commentRangeStart w:id="8"/>
      <w:r w:rsidRPr="00A11EC4">
        <w:rPr>
          <w:highlight w:val="yellow"/>
          <w:lang w:val="en-GB"/>
        </w:rPr>
        <w:t>Austria</w:t>
      </w:r>
      <w:commentRangeEnd w:id="7"/>
      <w:r w:rsidR="00A11EC4">
        <w:rPr>
          <w:rStyle w:val="CommentReference"/>
          <w:rFonts w:eastAsia="SimSun"/>
          <w:noProof/>
          <w:lang w:eastAsia="zh-CN" w:bidi="ar-SA"/>
        </w:rPr>
        <w:commentReference w:id="7"/>
      </w:r>
      <w:commentRangeEnd w:id="8"/>
      <w:r w:rsidR="004A369F">
        <w:rPr>
          <w:rStyle w:val="CommentReference"/>
          <w:rFonts w:eastAsia="SimSun"/>
          <w:noProof/>
          <w:lang w:eastAsia="zh-CN" w:bidi="ar-SA"/>
        </w:rPr>
        <w:commentReference w:id="8"/>
      </w:r>
      <w:r w:rsidR="00CB23CB">
        <w:rPr>
          <w:lang w:val="en-GB"/>
        </w:rPr>
        <w:t xml:space="preserve">; </w:t>
      </w:r>
      <w:r w:rsidR="00CB23CB" w:rsidRPr="001D5955">
        <w:t>stephen.bewsher@avl.com (S.R.B.); guenter.offner@avl.com (G.O.)</w:t>
      </w:r>
    </w:p>
    <w:p w14:paraId="20E4E90B" w14:textId="4DEA6C8D" w:rsidR="0052159B" w:rsidRPr="00550626" w:rsidRDefault="00474B2F" w:rsidP="00474B2F">
      <w:pPr>
        <w:pStyle w:val="MDPI16affiliation"/>
      </w:pPr>
      <w:r w:rsidRPr="00474B2F">
        <w:rPr>
          <w:b/>
        </w:rPr>
        <w:t>*</w:t>
      </w:r>
      <w:r w:rsidRPr="00474B2F">
        <w:tab/>
        <w:t xml:space="preserve">Correspondence: </w:t>
      </w:r>
      <w:r w:rsidR="0052159B">
        <w:t>h.questa</w:t>
      </w:r>
      <w:r w:rsidR="0052159B" w:rsidRPr="00D945EC">
        <w:t>@</w:t>
      </w:r>
      <w:r w:rsidR="0052159B">
        <w:t>lboro.ac.uk</w:t>
      </w:r>
    </w:p>
    <w:p w14:paraId="08CD1B06" w14:textId="04FF5A55" w:rsidR="0052159B" w:rsidRPr="003D6543" w:rsidRDefault="0052159B" w:rsidP="00474B2F">
      <w:pPr>
        <w:pStyle w:val="MDPI17abstract"/>
        <w:rPr>
          <w:lang w:val="en-GB"/>
        </w:rPr>
      </w:pPr>
      <w:r w:rsidRPr="00474B2F">
        <w:rPr>
          <w:b/>
        </w:rPr>
        <w:t xml:space="preserve">Abstract: </w:t>
      </w:r>
      <w:r w:rsidRPr="003D6543">
        <w:rPr>
          <w:lang w:val="en-GB"/>
        </w:rPr>
        <w:t>This study presents a new flexible dynamic model for drive systems comprising lubricated bearings operating under conditions representative of electrified vehicle powertrains. The multi-physics approach importantly accounts for the tribological phenomena at the roller</w:t>
      </w:r>
      <w:r w:rsidR="001C13CE">
        <w:rPr>
          <w:lang w:val="en-GB"/>
        </w:rPr>
        <w:t>–</w:t>
      </w:r>
      <w:r w:rsidRPr="003D6543">
        <w:rPr>
          <w:lang w:val="en-GB"/>
        </w:rPr>
        <w:t xml:space="preserve">race conjunction and models their effect on shaft-bearing system dynamics. </w:t>
      </w:r>
      <w:r w:rsidRPr="00B3453E">
        <w:rPr>
          <w:lang w:val="en-GB"/>
        </w:rPr>
        <w:t xml:space="preserve">This is achieved by embedding a non-linear lubricated bearing model within a flexible system level model; </w:t>
      </w:r>
      <w:r w:rsidR="00E24836">
        <w:rPr>
          <w:lang w:val="en-GB"/>
        </w:rPr>
        <w:t xml:space="preserve">this is </w:t>
      </w:r>
      <w:r w:rsidRPr="00B3453E">
        <w:rPr>
          <w:lang w:val="en-GB"/>
        </w:rPr>
        <w:t>something which has not, to the authors’ knowledge, been reported on hitherto.</w:t>
      </w:r>
      <w:r w:rsidRPr="003D6543">
        <w:rPr>
          <w:lang w:val="en-GB"/>
        </w:rPr>
        <w:t xml:space="preserve"> </w:t>
      </w:r>
      <w:r>
        <w:rPr>
          <w:lang w:val="en-GB"/>
        </w:rPr>
        <w:t xml:space="preserve">The </w:t>
      </w:r>
      <w:r w:rsidRPr="003D6543">
        <w:rPr>
          <w:lang w:val="en-GB"/>
        </w:rPr>
        <w:t>elastohydrodynamic (EHL) film is shown to increase contact deflection, leading to increased contact forces and total bearing stiffness as rotational speeds increase. Results show that for a 68</w:t>
      </w:r>
      <w:r w:rsidR="00A8075B" w:rsidRPr="00A8075B">
        <w:rPr>
          <w:lang w:val="en-GB"/>
        </w:rPr>
        <w:t xml:space="preserve"> </w:t>
      </w:r>
      <w:r w:rsidRPr="003D6543">
        <w:rPr>
          <w:lang w:val="en-GB"/>
        </w:rPr>
        <w:t>Nm hub motor operating up to 21</w:t>
      </w:r>
      <w:r w:rsidR="008A5AB4">
        <w:rPr>
          <w:lang w:val="en-GB"/>
        </w:rPr>
        <w:t>,</w:t>
      </w:r>
      <w:r w:rsidRPr="003D6543">
        <w:rPr>
          <w:lang w:val="en-GB"/>
        </w:rPr>
        <w:t>000 rpm, the input bearing EHL film reaches a thickness of 4.15</w:t>
      </w:r>
      <w:r w:rsidR="00A8075B" w:rsidRPr="00A8075B">
        <w:rPr>
          <w:lang w:val="en-GB"/>
        </w:rPr>
        <w:t xml:space="preserve"> </w:t>
      </w:r>
      <w:r w:rsidRPr="003D6543">
        <w:rPr>
          <w:lang w:val="en-GB"/>
        </w:rPr>
        <w:t>µm. The lubricant entrainment increases the roller</w:t>
      </w:r>
      <w:r w:rsidR="001C1FD8">
        <w:rPr>
          <w:lang w:val="en-GB"/>
        </w:rPr>
        <w:t>–</w:t>
      </w:r>
      <w:r w:rsidRPr="003D6543">
        <w:rPr>
          <w:lang w:val="en-GB"/>
        </w:rPr>
        <w:t>race contact deflection, causing the contact stiffness to increase non-linearly with speed. The contribution of the lubricant film leads to a 16.6</w:t>
      </w:r>
      <w:r w:rsidR="008A5AB4">
        <w:rPr>
          <w:lang w:val="en-GB"/>
        </w:rPr>
        <w:t>%</w:t>
      </w:r>
      <w:r w:rsidRPr="003D6543">
        <w:rPr>
          <w:lang w:val="en-GB"/>
        </w:rPr>
        <w:t xml:space="preserve"> greater bearing stiffness at 21</w:t>
      </w:r>
      <w:r w:rsidR="008A5AB4">
        <w:rPr>
          <w:lang w:val="en-GB"/>
        </w:rPr>
        <w:t>,</w:t>
      </w:r>
      <w:r w:rsidRPr="003D6543">
        <w:rPr>
          <w:lang w:val="en-GB"/>
        </w:rPr>
        <w:t>000</w:t>
      </w:r>
      <w:r w:rsidR="00A8075B" w:rsidRPr="00A8075B">
        <w:rPr>
          <w:lang w:val="en-GB"/>
        </w:rPr>
        <w:t xml:space="preserve"> </w:t>
      </w:r>
      <w:r w:rsidRPr="003D6543">
        <w:rPr>
          <w:lang w:val="en-GB"/>
        </w:rPr>
        <w:t>rpm when compared to conventional dry</w:t>
      </w:r>
      <w:r w:rsidR="000E71CA">
        <w:rPr>
          <w:lang w:val="en-GB"/>
        </w:rPr>
        <w:t>-</w:t>
      </w:r>
      <w:r w:rsidRPr="003D6543">
        <w:rPr>
          <w:lang w:val="en-GB"/>
        </w:rPr>
        <w:t xml:space="preserve">bearing modelling methods used in current multi-body dynamic software. </w:t>
      </w:r>
      <w:r>
        <w:rPr>
          <w:lang w:val="en-GB"/>
        </w:rPr>
        <w:t>This new methodology</w:t>
      </w:r>
      <w:r w:rsidRPr="003D6543">
        <w:rPr>
          <w:lang w:val="en-GB"/>
        </w:rPr>
        <w:t xml:space="preserve"> leads to more accurate dynamic response of high-speed systems necessary for the next generation of electrified vehicles.</w:t>
      </w:r>
    </w:p>
    <w:p w14:paraId="3F92685B" w14:textId="53391BE9" w:rsidR="0052159B" w:rsidRPr="00550626" w:rsidRDefault="00474B2F" w:rsidP="00474B2F">
      <w:pPr>
        <w:pStyle w:val="MDPI18keywords"/>
      </w:pPr>
      <w:r w:rsidRPr="00474B2F">
        <w:rPr>
          <w:b/>
        </w:rPr>
        <w:t>Keywords:</w:t>
      </w:r>
      <w:r w:rsidR="0052159B" w:rsidRPr="00474B2F">
        <w:rPr>
          <w:b/>
        </w:rPr>
        <w:t xml:space="preserve"> </w:t>
      </w:r>
      <w:r w:rsidR="008A5AB4" w:rsidRPr="00B57953">
        <w:rPr>
          <w:lang w:val="en-GB"/>
        </w:rPr>
        <w:t>high</w:t>
      </w:r>
      <w:r w:rsidR="0052159B" w:rsidRPr="00B57953">
        <w:rPr>
          <w:lang w:val="en-GB"/>
        </w:rPr>
        <w:t>-</w:t>
      </w:r>
      <w:r w:rsidR="0052159B" w:rsidRPr="00F91B8D">
        <w:rPr>
          <w:lang w:val="en-GB"/>
        </w:rPr>
        <w:t>speed</w:t>
      </w:r>
      <w:r w:rsidRPr="00F91B8D">
        <w:rPr>
          <w:lang w:val="en-GB"/>
        </w:rPr>
        <w:t xml:space="preserve">; </w:t>
      </w:r>
      <w:r w:rsidR="008A5AB4" w:rsidRPr="00F91B8D">
        <w:rPr>
          <w:lang w:val="en-GB"/>
        </w:rPr>
        <w:t xml:space="preserve">roller </w:t>
      </w:r>
      <w:r w:rsidR="0052159B" w:rsidRPr="00F91B8D">
        <w:rPr>
          <w:lang w:val="en-GB"/>
        </w:rPr>
        <w:t>bearings</w:t>
      </w:r>
      <w:r w:rsidRPr="00F91B8D">
        <w:rPr>
          <w:lang w:val="en-GB"/>
        </w:rPr>
        <w:t xml:space="preserve">; </w:t>
      </w:r>
      <w:r w:rsidR="00335DFB">
        <w:rPr>
          <w:lang w:val="en-GB"/>
        </w:rPr>
        <w:t>t</w:t>
      </w:r>
      <w:r w:rsidR="0052159B" w:rsidRPr="00F91B8D">
        <w:rPr>
          <w:lang w:val="en-GB"/>
        </w:rPr>
        <w:t>ribodynamics</w:t>
      </w:r>
      <w:r w:rsidRPr="00F91B8D">
        <w:rPr>
          <w:lang w:val="en-GB"/>
        </w:rPr>
        <w:t xml:space="preserve">; </w:t>
      </w:r>
      <w:r w:rsidR="008A5AB4" w:rsidRPr="00F91B8D">
        <w:rPr>
          <w:lang w:val="en-GB"/>
        </w:rPr>
        <w:t>elastohydrodynamic</w:t>
      </w:r>
      <w:r w:rsidRPr="00F91B8D">
        <w:rPr>
          <w:lang w:val="en-GB"/>
        </w:rPr>
        <w:t xml:space="preserve">; </w:t>
      </w:r>
      <w:r w:rsidR="0052159B" w:rsidRPr="00F91B8D">
        <w:rPr>
          <w:lang w:val="en-GB"/>
        </w:rPr>
        <w:t>EHL</w:t>
      </w:r>
      <w:r w:rsidRPr="00F91B8D">
        <w:rPr>
          <w:lang w:val="en-GB"/>
        </w:rPr>
        <w:t xml:space="preserve">; </w:t>
      </w:r>
      <w:r w:rsidR="008A5AB4" w:rsidRPr="00F91B8D">
        <w:rPr>
          <w:lang w:val="en-GB"/>
        </w:rPr>
        <w:t>flexible multi-</w:t>
      </w:r>
      <w:r w:rsidR="0052159B" w:rsidRPr="00F91B8D">
        <w:rPr>
          <w:lang w:val="en-GB"/>
        </w:rPr>
        <w:t xml:space="preserve">body </w:t>
      </w:r>
      <w:r w:rsidR="00FA019E" w:rsidRPr="00F91B8D">
        <w:rPr>
          <w:lang w:val="en-GB"/>
        </w:rPr>
        <w:t>dynamics</w:t>
      </w:r>
    </w:p>
    <w:p w14:paraId="6EBA4738" w14:textId="77777777" w:rsidR="0052159B" w:rsidRPr="00550626" w:rsidRDefault="0052159B" w:rsidP="00474B2F">
      <w:pPr>
        <w:pStyle w:val="MDPI19line"/>
        <w:pBdr>
          <w:bottom w:val="single" w:sz="4" w:space="1" w:color="000000"/>
        </w:pBdr>
      </w:pPr>
    </w:p>
    <w:p w14:paraId="7B4B1937" w14:textId="45CFD8D4" w:rsidR="0052159B" w:rsidRDefault="00E14F70" w:rsidP="00E14F70">
      <w:pPr>
        <w:pStyle w:val="MDPI21heading1"/>
      </w:pPr>
      <w:r>
        <w:t xml:space="preserve">1. </w:t>
      </w:r>
      <w:r w:rsidR="0052159B">
        <w:t>Introduction</w:t>
      </w:r>
    </w:p>
    <w:p w14:paraId="0B134626" w14:textId="2F1D6309" w:rsidR="0052159B" w:rsidRPr="00BD37FB" w:rsidRDefault="0052159B" w:rsidP="00474B2F">
      <w:pPr>
        <w:pStyle w:val="MDPI31text"/>
        <w:rPr>
          <w:lang w:val="en-GB"/>
        </w:rPr>
      </w:pPr>
      <w:r w:rsidRPr="00BD37FB">
        <w:rPr>
          <w:lang w:val="en-GB"/>
        </w:rPr>
        <w:t xml:space="preserve">Simulating electrified powertrains using flexible multi-body dynamic (FMBD) models can enable substantial cost and time savings for automotive manufacturers due to a reduced need for physical prototyping. With increasing complexity and operational speeds of these systems, the accuracy at </w:t>
      </w:r>
      <w:r w:rsidR="00835F39">
        <w:rPr>
          <w:lang w:val="en-GB"/>
        </w:rPr>
        <w:t xml:space="preserve">the </w:t>
      </w:r>
      <w:r w:rsidRPr="00BD37FB">
        <w:rPr>
          <w:lang w:val="en-GB"/>
        </w:rPr>
        <w:t xml:space="preserve">component level is of major importance. Bearings are crucial structural </w:t>
      </w:r>
      <w:proofErr w:type="gramStart"/>
      <w:r w:rsidRPr="00BD37FB">
        <w:rPr>
          <w:lang w:val="en-GB"/>
        </w:rPr>
        <w:t>components</w:t>
      </w:r>
      <w:proofErr w:type="gramEnd"/>
      <w:r w:rsidRPr="00BD37FB">
        <w:rPr>
          <w:lang w:val="en-GB"/>
        </w:rPr>
        <w:t xml:space="preserve"> and their dynamic response significantly affects the behaviour of the interconnected structures.</w:t>
      </w:r>
    </w:p>
    <w:p w14:paraId="7D76DA52" w14:textId="50F099DA" w:rsidR="0052159B" w:rsidRPr="00BD37FB" w:rsidRDefault="0052159B" w:rsidP="00474B2F">
      <w:pPr>
        <w:pStyle w:val="MDPI31text"/>
        <w:rPr>
          <w:lang w:val="en-GB"/>
        </w:rPr>
      </w:pPr>
      <w:r w:rsidRPr="00BD37FB">
        <w:rPr>
          <w:lang w:val="en-GB"/>
        </w:rPr>
        <w:t>Modern electrified motors and transmissions operate at considerably higher speeds and lower loads than conventional powertrains</w:t>
      </w:r>
      <w:r>
        <w:rPr>
          <w:lang w:val="en-GB"/>
        </w:rPr>
        <w:t xml:space="preserve"> </w:t>
      </w:r>
      <w:r w:rsidRPr="00C76C8B">
        <w:rPr>
          <w:noProof/>
          <w:lang w:val="en-GB"/>
        </w:rPr>
        <w:t>[1]</w:t>
      </w:r>
      <w:r w:rsidRPr="00BD37FB">
        <w:rPr>
          <w:lang w:val="en-GB"/>
        </w:rPr>
        <w:t>. This leads to much higher lubricant entrainment velocities at the roller</w:t>
      </w:r>
      <w:r w:rsidR="00495134">
        <w:rPr>
          <w:lang w:val="en-GB" w:bidi="ar-SA"/>
        </w:rPr>
        <w:t>–</w:t>
      </w:r>
      <w:r w:rsidRPr="00BD37FB">
        <w:rPr>
          <w:lang w:val="en-GB"/>
        </w:rPr>
        <w:t>race conjunction of the bearings. Consequently, the</w:t>
      </w:r>
      <w:r>
        <w:rPr>
          <w:lang w:val="en-GB"/>
        </w:rPr>
        <w:t xml:space="preserve"> elastohydrodynamic (EHL)</w:t>
      </w:r>
      <w:r w:rsidRPr="00BD37FB">
        <w:rPr>
          <w:lang w:val="en-GB"/>
        </w:rPr>
        <w:t xml:space="preserve"> film thickness can be of the same order of magnitude and often exceed that of the contact deformation predicted by dry Hertzian assumptions; hence, non-lubricated analyses are no longer valid.</w:t>
      </w:r>
    </w:p>
    <w:p w14:paraId="53A276AC" w14:textId="55A39E42" w:rsidR="0052159B" w:rsidRDefault="0052159B" w:rsidP="00F91B8D">
      <w:pPr>
        <w:pStyle w:val="MDPI31text"/>
        <w:rPr>
          <w:lang w:val="en-GB"/>
        </w:rPr>
      </w:pPr>
      <w:r w:rsidRPr="00BD37FB">
        <w:rPr>
          <w:lang w:val="en-GB"/>
        </w:rPr>
        <w:t xml:space="preserve">The operating conditions of roller bearings in modern electric vehicle (EV) powertrains require dynamic modelling to capture system transients such as time-varying input forces, acceleration and eccentricity. Early quasi-static bearing models </w:t>
      </w:r>
      <w:r w:rsidRPr="00BA64D9">
        <w:rPr>
          <w:noProof/>
          <w:lang w:val="en-GB"/>
        </w:rPr>
        <w:t>[2</w:t>
      </w:r>
      <w:r w:rsidR="00A8075B">
        <w:rPr>
          <w:noProof/>
          <w:lang w:val="en-GB"/>
        </w:rPr>
        <w:t>–</w:t>
      </w:r>
      <w:r w:rsidRPr="00BA64D9">
        <w:rPr>
          <w:noProof/>
          <w:lang w:val="en-GB"/>
        </w:rPr>
        <w:t>5]</w:t>
      </w:r>
      <w:r w:rsidRPr="00BD37FB">
        <w:rPr>
          <w:lang w:val="en-GB"/>
        </w:rPr>
        <w:t xml:space="preserve">, are only applicable under steady-state operating conditions; however, the static equilibrium solutions </w:t>
      </w:r>
      <w:r w:rsidRPr="00BA64D9">
        <w:rPr>
          <w:noProof/>
          <w:lang w:val="en-GB"/>
        </w:rPr>
        <w:t>[6</w:t>
      </w:r>
      <w:r w:rsidR="00A8075B">
        <w:rPr>
          <w:noProof/>
          <w:lang w:val="en-GB"/>
        </w:rPr>
        <w:t>–</w:t>
      </w:r>
      <w:r w:rsidRPr="00BA64D9">
        <w:rPr>
          <w:noProof/>
          <w:lang w:val="en-GB"/>
        </w:rPr>
        <w:t>8]</w:t>
      </w:r>
      <w:r w:rsidRPr="00BD37FB">
        <w:rPr>
          <w:lang w:val="en-GB"/>
        </w:rPr>
        <w:t xml:space="preserve"> are of use to calculate load-deflection and individual element loading within </w:t>
      </w:r>
      <w:r w:rsidRPr="00BD37FB">
        <w:rPr>
          <w:lang w:val="en-GB"/>
        </w:rPr>
        <w:lastRenderedPageBreak/>
        <w:t xml:space="preserve">dynamic models. Simplified 2-degree of freedom dynamic models </w:t>
      </w:r>
      <w:r w:rsidRPr="00BA64D9">
        <w:rPr>
          <w:noProof/>
          <w:lang w:val="en-GB"/>
        </w:rPr>
        <w:t>[9]</w:t>
      </w:r>
      <w:r w:rsidRPr="00BD37FB">
        <w:rPr>
          <w:lang w:val="en-GB"/>
        </w:rPr>
        <w:t xml:space="preserve"> consider </w:t>
      </w:r>
      <w:r w:rsidR="00634F44">
        <w:rPr>
          <w:lang w:val="en-GB"/>
        </w:rPr>
        <w:t xml:space="preserve">the </w:t>
      </w:r>
      <w:r w:rsidRPr="00BD37FB">
        <w:rPr>
          <w:lang w:val="en-GB"/>
        </w:rPr>
        <w:t>purely in-plane motion of</w:t>
      </w:r>
      <w:r w:rsidR="00634F44">
        <w:rPr>
          <w:lang w:val="en-GB"/>
        </w:rPr>
        <w:t xml:space="preserve"> the</w:t>
      </w:r>
      <w:r w:rsidRPr="00BD37FB">
        <w:rPr>
          <w:lang w:val="en-GB"/>
        </w:rPr>
        <w:t xml:space="preserve"> rolling elements in the radial and lateral directions of the bearings for </w:t>
      </w:r>
      <w:r w:rsidR="00634F44">
        <w:rPr>
          <w:lang w:val="en-GB"/>
        </w:rPr>
        <w:t xml:space="preserve">the </w:t>
      </w:r>
      <w:r w:rsidRPr="00BD37FB">
        <w:rPr>
          <w:lang w:val="en-GB"/>
        </w:rPr>
        <w:t xml:space="preserve">investigation of </w:t>
      </w:r>
      <w:r w:rsidR="00634F44">
        <w:rPr>
          <w:lang w:val="en-GB"/>
        </w:rPr>
        <w:t xml:space="preserve">the </w:t>
      </w:r>
      <w:r w:rsidRPr="00BD37FB">
        <w:rPr>
          <w:lang w:val="en-GB"/>
        </w:rPr>
        <w:t>frequency response to</w:t>
      </w:r>
      <w:r w:rsidR="00C66344">
        <w:rPr>
          <w:lang w:val="en-GB"/>
        </w:rPr>
        <w:t xml:space="preserve"> </w:t>
      </w:r>
      <w:r w:rsidRPr="00BD37FB">
        <w:rPr>
          <w:lang w:val="en-GB"/>
        </w:rPr>
        <w:t xml:space="preserve">defects </w:t>
      </w:r>
      <w:r w:rsidRPr="00BA64D9">
        <w:rPr>
          <w:noProof/>
          <w:lang w:val="en-GB"/>
        </w:rPr>
        <w:t>[10]</w:t>
      </w:r>
      <w:r w:rsidRPr="00BD37FB">
        <w:rPr>
          <w:lang w:val="en-GB"/>
        </w:rPr>
        <w:t xml:space="preserve">, the varying compliance effect </w:t>
      </w:r>
      <w:r w:rsidRPr="00BA64D9">
        <w:rPr>
          <w:noProof/>
          <w:lang w:val="en-GB"/>
        </w:rPr>
        <w:t>[11]</w:t>
      </w:r>
      <w:r w:rsidRPr="00BD37FB">
        <w:rPr>
          <w:lang w:val="en-GB"/>
        </w:rPr>
        <w:t xml:space="preserve"> and </w:t>
      </w:r>
      <w:r w:rsidR="00A4001F">
        <w:rPr>
          <w:lang w:val="en-GB"/>
        </w:rPr>
        <w:t xml:space="preserve">the </w:t>
      </w:r>
      <w:r w:rsidRPr="00BD37FB">
        <w:rPr>
          <w:lang w:val="en-GB"/>
        </w:rPr>
        <w:t>radial loading affects</w:t>
      </w:r>
      <w:r>
        <w:rPr>
          <w:lang w:val="en-GB"/>
        </w:rPr>
        <w:t xml:space="preserve"> </w:t>
      </w:r>
      <w:r w:rsidRPr="00BA64D9">
        <w:rPr>
          <w:noProof/>
          <w:lang w:val="en-GB"/>
        </w:rPr>
        <w:t>[12]</w:t>
      </w:r>
      <w:r w:rsidRPr="00BD37FB">
        <w:rPr>
          <w:lang w:val="en-GB"/>
        </w:rPr>
        <w:t xml:space="preserve">. These models increase in complexity up to 5 degrees of freedom (DOF) to observe moment loading and centrifugal effects </w:t>
      </w:r>
      <w:r w:rsidRPr="00BA64D9">
        <w:rPr>
          <w:noProof/>
          <w:lang w:val="en-GB"/>
        </w:rPr>
        <w:t>[13</w:t>
      </w:r>
      <w:r w:rsidR="00F91B8D">
        <w:rPr>
          <w:noProof/>
        </w:rPr>
        <w:t>,</w:t>
      </w:r>
      <w:r w:rsidRPr="00BA64D9">
        <w:rPr>
          <w:noProof/>
          <w:lang w:val="en-GB"/>
        </w:rPr>
        <w:t>14]</w:t>
      </w:r>
      <w:r w:rsidRPr="00BD37FB">
        <w:rPr>
          <w:lang w:val="en-GB"/>
        </w:rPr>
        <w:t xml:space="preserve">. These analyses assumed a dry contact between </w:t>
      </w:r>
      <w:r w:rsidR="005A164D">
        <w:rPr>
          <w:lang w:val="en-GB"/>
        </w:rPr>
        <w:t xml:space="preserve">the </w:t>
      </w:r>
      <w:r w:rsidRPr="00BD37FB">
        <w:rPr>
          <w:lang w:val="en-GB"/>
        </w:rPr>
        <w:t xml:space="preserve">rolling elements and races, which </w:t>
      </w:r>
      <w:proofErr w:type="gramStart"/>
      <w:r w:rsidRPr="00BD37FB">
        <w:rPr>
          <w:lang w:val="en-GB"/>
        </w:rPr>
        <w:t>was considered to be</w:t>
      </w:r>
      <w:proofErr w:type="gramEnd"/>
      <w:r w:rsidRPr="00BD37FB">
        <w:rPr>
          <w:lang w:val="en-GB"/>
        </w:rPr>
        <w:t xml:space="preserve"> valid at lower speeds and high loads. This, however, neglects the effect of the lubricant film thickness in the contact mechanics and thus underestimates the contact deflection and hence </w:t>
      </w:r>
      <w:r w:rsidR="00C66344">
        <w:rPr>
          <w:lang w:val="en-GB"/>
        </w:rPr>
        <w:t xml:space="preserve">the </w:t>
      </w:r>
      <w:r w:rsidRPr="00BD37FB">
        <w:rPr>
          <w:lang w:val="en-GB"/>
        </w:rPr>
        <w:t>load.</w:t>
      </w:r>
    </w:p>
    <w:p w14:paraId="1AAF7A21" w14:textId="64F55D45" w:rsidR="0052159B" w:rsidRPr="000158E9" w:rsidRDefault="0052159B" w:rsidP="00474B2F">
      <w:pPr>
        <w:pStyle w:val="MDPI31text"/>
        <w:rPr>
          <w:lang w:val="en-GB"/>
        </w:rPr>
      </w:pPr>
      <w:r w:rsidRPr="00BD37FB">
        <w:rPr>
          <w:lang w:val="en-GB"/>
        </w:rPr>
        <w:t xml:space="preserve">Based on the experimental and numerical findings </w:t>
      </w:r>
      <w:r w:rsidRPr="00BA64D9">
        <w:rPr>
          <w:noProof/>
          <w:lang w:val="en-GB"/>
        </w:rPr>
        <w:t>[15</w:t>
      </w:r>
      <w:r w:rsidR="00F91B8D">
        <w:rPr>
          <w:noProof/>
          <w:lang w:val="en-GB"/>
        </w:rPr>
        <w:t>–</w:t>
      </w:r>
      <w:r w:rsidRPr="000158E9">
        <w:rPr>
          <w:noProof/>
          <w:lang w:val="en-GB"/>
        </w:rPr>
        <w:t>17]</w:t>
      </w:r>
      <w:r w:rsidRPr="000158E9">
        <w:rPr>
          <w:lang w:val="en-GB"/>
        </w:rPr>
        <w:t xml:space="preserve">, the </w:t>
      </w:r>
      <w:r>
        <w:rPr>
          <w:lang w:val="en-GB"/>
        </w:rPr>
        <w:t>EHL</w:t>
      </w:r>
      <w:r w:rsidRPr="000158E9">
        <w:rPr>
          <w:lang w:val="en-GB"/>
        </w:rPr>
        <w:t xml:space="preserve"> film can be shown to increase </w:t>
      </w:r>
      <w:r w:rsidR="00207521">
        <w:rPr>
          <w:lang w:val="en-GB"/>
        </w:rPr>
        <w:t xml:space="preserve">the </w:t>
      </w:r>
      <w:r w:rsidRPr="000158E9">
        <w:rPr>
          <w:lang w:val="en-GB"/>
        </w:rPr>
        <w:t>bearing stiffness, which continues to rise non-linearly with speed. It is therefore clear that the lubricant film in roller bearings operating at high speeds must be implicitly included in dynamic analyses.</w:t>
      </w:r>
    </w:p>
    <w:p w14:paraId="58ED0F11" w14:textId="7C07E75F" w:rsidR="0052159B" w:rsidRPr="000158E9" w:rsidRDefault="0052159B" w:rsidP="00474B2F">
      <w:pPr>
        <w:pStyle w:val="MDPI31text"/>
        <w:rPr>
          <w:lang w:val="en-GB"/>
        </w:rPr>
      </w:pPr>
      <w:r w:rsidRPr="000158E9">
        <w:rPr>
          <w:lang w:val="en-GB"/>
        </w:rPr>
        <w:t>As stated by Bizarre</w:t>
      </w:r>
      <w:r w:rsidRPr="00A8075B">
        <w:rPr>
          <w:lang w:val="en-GB"/>
        </w:rPr>
        <w:t xml:space="preserve"> </w:t>
      </w:r>
      <w:r w:rsidRPr="00A8075B">
        <w:rPr>
          <w:iCs/>
          <w:lang w:val="en-GB"/>
        </w:rPr>
        <w:t>et al</w:t>
      </w:r>
      <w:r w:rsidRPr="00A8075B">
        <w:rPr>
          <w:lang w:val="en-GB"/>
        </w:rPr>
        <w:t xml:space="preserve">. </w:t>
      </w:r>
      <w:r w:rsidRPr="000158E9">
        <w:rPr>
          <w:noProof/>
          <w:lang w:val="en-GB"/>
        </w:rPr>
        <w:t>[18]</w:t>
      </w:r>
      <w:r w:rsidRPr="000158E9">
        <w:rPr>
          <w:lang w:val="en-GB"/>
        </w:rPr>
        <w:t xml:space="preserve">, there are few studies in </w:t>
      </w:r>
      <w:r w:rsidR="00042F40">
        <w:rPr>
          <w:lang w:val="en-GB"/>
        </w:rPr>
        <w:t xml:space="preserve">the </w:t>
      </w:r>
      <w:r w:rsidRPr="000158E9">
        <w:rPr>
          <w:lang w:val="en-GB"/>
        </w:rPr>
        <w:t>open literature that combine the stiffness and damping of an EHL contact with classical bearing dynamics. Early lubricated bearing models use extrapolated formulae to provide a relationship between the load share and film thickness at each element</w:t>
      </w:r>
      <w:r w:rsidR="008F55BB">
        <w:rPr>
          <w:lang w:val="en-GB"/>
        </w:rPr>
        <w:t>’</w:t>
      </w:r>
      <w:r w:rsidRPr="000158E9">
        <w:rPr>
          <w:lang w:val="en-GB"/>
        </w:rPr>
        <w:t xml:space="preserve">s contact with the bearing raceways </w:t>
      </w:r>
      <w:r w:rsidRPr="000158E9">
        <w:rPr>
          <w:noProof/>
          <w:lang w:val="en-GB"/>
        </w:rPr>
        <w:t>[19]</w:t>
      </w:r>
      <w:r w:rsidRPr="000158E9">
        <w:rPr>
          <w:lang w:val="en-GB"/>
        </w:rPr>
        <w:t>. Aini</w:t>
      </w:r>
      <w:r w:rsidRPr="00A8075B">
        <w:rPr>
          <w:lang w:val="en-GB"/>
        </w:rPr>
        <w:t xml:space="preserve"> </w:t>
      </w:r>
      <w:r w:rsidRPr="00A8075B">
        <w:rPr>
          <w:iCs/>
          <w:lang w:val="en-GB"/>
        </w:rPr>
        <w:t>et al</w:t>
      </w:r>
      <w:r w:rsidRPr="00A8075B">
        <w:rPr>
          <w:lang w:val="en-GB"/>
        </w:rPr>
        <w:t xml:space="preserve">. </w:t>
      </w:r>
      <w:r w:rsidRPr="000158E9">
        <w:rPr>
          <w:noProof/>
          <w:lang w:val="en-GB"/>
        </w:rPr>
        <w:t>[20]</w:t>
      </w:r>
      <w:r w:rsidRPr="000158E9">
        <w:rPr>
          <w:lang w:val="en-GB"/>
        </w:rPr>
        <w:t xml:space="preserve"> implemented the extrapolated film approach from the work of Rahnejat</w:t>
      </w:r>
      <w:r>
        <w:rPr>
          <w:lang w:val="en-GB"/>
        </w:rPr>
        <w:t xml:space="preserve"> and Gohar</w:t>
      </w:r>
      <w:r w:rsidRPr="000158E9">
        <w:rPr>
          <w:lang w:val="en-GB"/>
        </w:rPr>
        <w:t xml:space="preserve"> </w:t>
      </w:r>
      <w:r w:rsidRPr="000158E9">
        <w:rPr>
          <w:noProof/>
          <w:lang w:val="en-GB"/>
        </w:rPr>
        <w:t>[19]</w:t>
      </w:r>
      <w:r w:rsidRPr="000158E9">
        <w:rPr>
          <w:lang w:val="en-GB"/>
        </w:rPr>
        <w:t xml:space="preserve"> into a five-DOF bearing equilibrium model. The work computes the deformation at each roller</w:t>
      </w:r>
      <w:r w:rsidR="00CA13B8">
        <w:rPr>
          <w:lang w:val="en-GB"/>
        </w:rPr>
        <w:t>–</w:t>
      </w:r>
      <w:r w:rsidRPr="000158E9">
        <w:rPr>
          <w:lang w:val="en-GB"/>
        </w:rPr>
        <w:t>race contact, combining the EHL film thickness with</w:t>
      </w:r>
      <w:r>
        <w:rPr>
          <w:lang w:val="en-GB"/>
        </w:rPr>
        <w:t xml:space="preserve"> the</w:t>
      </w:r>
      <w:r w:rsidRPr="000158E9">
        <w:rPr>
          <w:lang w:val="en-GB"/>
        </w:rPr>
        <w:t xml:space="preserve"> elastic deformation of the contacting solids. The force</w:t>
      </w:r>
      <w:r w:rsidR="001576DA">
        <w:rPr>
          <w:lang w:val="en-GB" w:bidi="ar-SA"/>
        </w:rPr>
        <w:t>–</w:t>
      </w:r>
      <w:r w:rsidRPr="000158E9">
        <w:rPr>
          <w:lang w:val="en-GB"/>
        </w:rPr>
        <w:t>displacement relationship is shown to follow a non-linear trend. Mohammadpour</w:t>
      </w:r>
      <w:r w:rsidRPr="00A8075B">
        <w:rPr>
          <w:lang w:val="en-GB"/>
        </w:rPr>
        <w:t xml:space="preserve"> </w:t>
      </w:r>
      <w:r w:rsidRPr="00A8075B">
        <w:rPr>
          <w:iCs/>
          <w:lang w:val="en-GB"/>
        </w:rPr>
        <w:t>et al</w:t>
      </w:r>
      <w:r w:rsidRPr="00A8075B">
        <w:rPr>
          <w:lang w:val="en-GB"/>
        </w:rPr>
        <w:t xml:space="preserve">. </w:t>
      </w:r>
      <w:r w:rsidRPr="000158E9">
        <w:rPr>
          <w:noProof/>
          <w:lang w:val="en-GB"/>
        </w:rPr>
        <w:t>[21]</w:t>
      </w:r>
      <w:r w:rsidRPr="000158E9">
        <w:rPr>
          <w:lang w:val="en-GB"/>
        </w:rPr>
        <w:t xml:space="preserve"> employed a similar implicit tribodynamic analysis and then utilised a full numerical </w:t>
      </w:r>
      <w:r>
        <w:rPr>
          <w:lang w:val="en-GB"/>
        </w:rPr>
        <w:t>EHL</w:t>
      </w:r>
      <w:r w:rsidRPr="000158E9">
        <w:rPr>
          <w:lang w:val="en-GB"/>
        </w:rPr>
        <w:t xml:space="preserve"> analysis explicitly for further tribological studies. In their analysis, input shaft speeds of 209 </w:t>
      </w:r>
      <w:commentRangeStart w:id="9"/>
      <w:commentRangeStart w:id="10"/>
      <w:r w:rsidRPr="00B21AC1">
        <w:rPr>
          <w:highlight w:val="yellow"/>
          <w:lang w:val="en-GB"/>
        </w:rPr>
        <w:t>rad</w:t>
      </w:r>
      <w:del w:id="11" w:author="Harry Questa" w:date="2023-01-09T18:55:00Z">
        <w:r w:rsidRPr="00B21AC1" w:rsidDel="0033627F">
          <w:rPr>
            <w:highlight w:val="yellow"/>
            <w:lang w:val="en-GB"/>
          </w:rPr>
          <w:delText>.</w:delText>
        </w:r>
      </w:del>
      <w:ins w:id="12" w:author="Harry Questa" w:date="2023-01-09T18:55:00Z">
        <w:r w:rsidR="0033627F">
          <w:rPr>
            <w:highlight w:val="yellow"/>
            <w:lang w:val="en-GB"/>
          </w:rPr>
          <w:t>·</w:t>
        </w:r>
      </w:ins>
      <w:r w:rsidRPr="00B21AC1">
        <w:rPr>
          <w:highlight w:val="yellow"/>
          <w:lang w:val="en-GB"/>
        </w:rPr>
        <w:t>s</w:t>
      </w:r>
      <w:ins w:id="13" w:author="Harry Questa" w:date="2023-01-09T18:54:00Z">
        <w:r w:rsidR="00B268D3">
          <w:rPr>
            <w:highlight w:val="yellow"/>
            <w:vertAlign w:val="superscript"/>
            <w:lang w:val="en-GB"/>
          </w:rPr>
          <w:t>-</w:t>
        </w:r>
      </w:ins>
      <w:del w:id="14" w:author="Harry Questa" w:date="2023-01-09T18:54:00Z">
        <w:r w:rsidR="00BA3F3D" w:rsidRPr="00B21AC1" w:rsidDel="00B268D3">
          <w:rPr>
            <w:highlight w:val="yellow"/>
            <w:vertAlign w:val="superscript"/>
            <w:lang w:val="en-GB"/>
          </w:rPr>
          <w:delText>−</w:delText>
        </w:r>
      </w:del>
      <w:r w:rsidR="00BA3F3D" w:rsidRPr="00B21AC1">
        <w:rPr>
          <w:highlight w:val="yellow"/>
          <w:vertAlign w:val="superscript"/>
          <w:lang w:val="en-GB"/>
        </w:rPr>
        <w:t>1</w:t>
      </w:r>
      <w:r w:rsidRPr="00B21AC1">
        <w:rPr>
          <w:highlight w:val="yellow"/>
          <w:lang w:val="en-GB"/>
        </w:rPr>
        <w:t xml:space="preserve"> </w:t>
      </w:r>
      <w:commentRangeEnd w:id="9"/>
      <w:r w:rsidR="00B21AC1">
        <w:rPr>
          <w:rStyle w:val="CommentReference"/>
          <w:rFonts w:eastAsia="SimSun"/>
          <w:noProof/>
          <w:snapToGrid/>
          <w:lang w:eastAsia="zh-CN" w:bidi="ar-SA"/>
        </w:rPr>
        <w:commentReference w:id="9"/>
      </w:r>
      <w:commentRangeEnd w:id="10"/>
      <w:r w:rsidR="007266F5">
        <w:rPr>
          <w:rStyle w:val="CommentReference"/>
          <w:rFonts w:eastAsia="SimSun"/>
          <w:noProof/>
          <w:snapToGrid/>
          <w:lang w:eastAsia="zh-CN" w:bidi="ar-SA"/>
        </w:rPr>
        <w:commentReference w:id="10"/>
      </w:r>
      <w:r w:rsidRPr="000158E9">
        <w:rPr>
          <w:lang w:val="en-GB"/>
        </w:rPr>
        <w:t xml:space="preserve">resulted in much slower entrainment velocities than </w:t>
      </w:r>
      <w:r w:rsidR="005A164D">
        <w:rPr>
          <w:lang w:val="en-GB"/>
        </w:rPr>
        <w:t>are</w:t>
      </w:r>
      <w:r w:rsidR="005A164D" w:rsidRPr="000158E9">
        <w:rPr>
          <w:lang w:val="en-GB"/>
        </w:rPr>
        <w:t xml:space="preserve"> </w:t>
      </w:r>
      <w:r w:rsidRPr="000158E9">
        <w:rPr>
          <w:lang w:val="en-GB"/>
        </w:rPr>
        <w:t>applicable for electrified powertrain analyses.</w:t>
      </w:r>
    </w:p>
    <w:p w14:paraId="1967D92B" w14:textId="34743E70" w:rsidR="0052159B" w:rsidRPr="000158E9" w:rsidRDefault="0052159B" w:rsidP="00474B2F">
      <w:pPr>
        <w:pStyle w:val="MDPI31text"/>
        <w:rPr>
          <w:lang w:val="en-GB"/>
        </w:rPr>
      </w:pPr>
      <w:proofErr w:type="spellStart"/>
      <w:r w:rsidRPr="000158E9">
        <w:rPr>
          <w:lang w:val="en-GB"/>
        </w:rPr>
        <w:t>Sopanen</w:t>
      </w:r>
      <w:proofErr w:type="spellEnd"/>
      <w:r w:rsidRPr="000158E9">
        <w:rPr>
          <w:lang w:val="en-GB"/>
        </w:rPr>
        <w:t xml:space="preserve"> and </w:t>
      </w:r>
      <w:proofErr w:type="spellStart"/>
      <w:r w:rsidRPr="000158E9">
        <w:rPr>
          <w:lang w:val="en-GB"/>
        </w:rPr>
        <w:t>Mikkola</w:t>
      </w:r>
      <w:proofErr w:type="spellEnd"/>
      <w:r w:rsidRPr="000158E9">
        <w:rPr>
          <w:lang w:val="en-GB"/>
        </w:rPr>
        <w:t xml:space="preserve"> </w:t>
      </w:r>
      <w:r w:rsidRPr="000158E9">
        <w:rPr>
          <w:noProof/>
          <w:lang w:val="en-GB"/>
        </w:rPr>
        <w:t>[22]</w:t>
      </w:r>
      <w:r w:rsidRPr="000158E9">
        <w:rPr>
          <w:lang w:val="en-GB"/>
        </w:rPr>
        <w:t xml:space="preserve"> </w:t>
      </w:r>
      <w:r>
        <w:rPr>
          <w:lang w:val="en-GB"/>
        </w:rPr>
        <w:t xml:space="preserve">modelled the influence of </w:t>
      </w:r>
      <w:r w:rsidRPr="000158E9">
        <w:rPr>
          <w:lang w:val="en-GB"/>
        </w:rPr>
        <w:t xml:space="preserve">various surface </w:t>
      </w:r>
      <w:r>
        <w:rPr>
          <w:lang w:val="en-GB"/>
        </w:rPr>
        <w:t>characteristics</w:t>
      </w:r>
      <w:r w:rsidRPr="000158E9">
        <w:rPr>
          <w:lang w:val="en-GB"/>
        </w:rPr>
        <w:t xml:space="preserve"> on bearing dynamics, including contributions from surface waviness, roughness, localised and distributed effects. Th</w:t>
      </w:r>
      <w:r>
        <w:rPr>
          <w:lang w:val="en-GB"/>
        </w:rPr>
        <w:t>eir</w:t>
      </w:r>
      <w:r w:rsidRPr="000158E9">
        <w:rPr>
          <w:lang w:val="en-GB"/>
        </w:rPr>
        <w:t xml:space="preserve"> six-DOF model accounts for the Hertzian contact deformation and the EHL film implicitly within the contact. This model was embedded in a multi-body dynamic (MBD) software to utili</w:t>
      </w:r>
      <w:r w:rsidR="006A6D12">
        <w:rPr>
          <w:lang w:val="en-GB"/>
        </w:rPr>
        <w:t>s</w:t>
      </w:r>
      <w:r w:rsidRPr="000158E9">
        <w:rPr>
          <w:lang w:val="en-GB"/>
        </w:rPr>
        <w:t xml:space="preserve">e </w:t>
      </w:r>
      <w:r>
        <w:rPr>
          <w:lang w:val="en-GB"/>
        </w:rPr>
        <w:t>its</w:t>
      </w:r>
      <w:r w:rsidRPr="000158E9">
        <w:rPr>
          <w:lang w:val="en-GB"/>
        </w:rPr>
        <w:t xml:space="preserve"> mathematical capabilities. This work does not, however, demonstrate the effect that the EHL film has on bearing stiffness, and the effect on system dynamics using flexible bodies </w:t>
      </w:r>
      <w:r>
        <w:rPr>
          <w:lang w:val="en-GB"/>
        </w:rPr>
        <w:t>is</w:t>
      </w:r>
      <w:r w:rsidRPr="000158E9">
        <w:rPr>
          <w:lang w:val="en-GB"/>
        </w:rPr>
        <w:t xml:space="preserve"> not analysed </w:t>
      </w:r>
      <w:r w:rsidRPr="000158E9">
        <w:rPr>
          <w:noProof/>
          <w:lang w:val="en-GB"/>
        </w:rPr>
        <w:t>[23]</w:t>
      </w:r>
      <w:r w:rsidRPr="000158E9">
        <w:rPr>
          <w:lang w:val="en-GB"/>
        </w:rPr>
        <w:t xml:space="preserve">. </w:t>
      </w:r>
      <w:proofErr w:type="spellStart"/>
      <w:r w:rsidRPr="000158E9">
        <w:rPr>
          <w:lang w:val="en-GB"/>
        </w:rPr>
        <w:t>Sawalhi</w:t>
      </w:r>
      <w:proofErr w:type="spellEnd"/>
      <w:r w:rsidRPr="000158E9">
        <w:rPr>
          <w:lang w:val="en-GB"/>
        </w:rPr>
        <w:t xml:space="preserve"> and Randall </w:t>
      </w:r>
      <w:r w:rsidRPr="000158E9">
        <w:rPr>
          <w:noProof/>
          <w:lang w:val="en-GB"/>
        </w:rPr>
        <w:t>[24]</w:t>
      </w:r>
      <w:r w:rsidRPr="000158E9">
        <w:rPr>
          <w:lang w:val="en-GB"/>
        </w:rPr>
        <w:t xml:space="preserve"> used a constant preload</w:t>
      </w:r>
      <w:r>
        <w:rPr>
          <w:lang w:val="en-GB"/>
        </w:rPr>
        <w:t xml:space="preserve"> approach</w:t>
      </w:r>
      <w:r w:rsidRPr="000158E9">
        <w:rPr>
          <w:lang w:val="en-GB"/>
        </w:rPr>
        <w:t xml:space="preserve"> to imitate the stiffening effect of the film. Whilst this effective preload </w:t>
      </w:r>
      <w:r>
        <w:rPr>
          <w:lang w:val="en-GB"/>
        </w:rPr>
        <w:t>captures the increased contact stiffness due to the presence of the EHL film</w:t>
      </w:r>
      <w:r w:rsidRPr="000158E9">
        <w:rPr>
          <w:lang w:val="en-GB"/>
        </w:rPr>
        <w:t xml:space="preserve">, the film thickness does not vary based on </w:t>
      </w:r>
      <w:r w:rsidR="00094809">
        <w:rPr>
          <w:lang w:val="en-GB"/>
        </w:rPr>
        <w:t xml:space="preserve">the </w:t>
      </w:r>
      <w:r w:rsidRPr="000158E9">
        <w:rPr>
          <w:lang w:val="en-GB"/>
        </w:rPr>
        <w:t>contact conditions.</w:t>
      </w:r>
    </w:p>
    <w:p w14:paraId="4002FFDE" w14:textId="7EB9D79D" w:rsidR="0052159B" w:rsidRPr="000158E9" w:rsidRDefault="0052159B" w:rsidP="00474B2F">
      <w:pPr>
        <w:pStyle w:val="MDPI31text"/>
        <w:rPr>
          <w:lang w:val="en-GB"/>
        </w:rPr>
      </w:pPr>
      <w:r w:rsidRPr="000158E9">
        <w:rPr>
          <w:lang w:val="en-GB"/>
        </w:rPr>
        <w:t xml:space="preserve">More recently, Liu and Shao </w:t>
      </w:r>
      <w:r w:rsidRPr="000158E9">
        <w:rPr>
          <w:noProof/>
          <w:lang w:val="en-GB"/>
        </w:rPr>
        <w:t>[25]</w:t>
      </w:r>
      <w:r w:rsidRPr="000158E9">
        <w:rPr>
          <w:lang w:val="en-GB"/>
        </w:rPr>
        <w:t xml:space="preserve"> investigated the effects of surface waviness, including the effect of the lubricant film using an equivalent stiffness model. </w:t>
      </w:r>
      <w:proofErr w:type="spellStart"/>
      <w:r w:rsidRPr="000158E9">
        <w:rPr>
          <w:lang w:val="en-GB"/>
        </w:rPr>
        <w:t>Nonato</w:t>
      </w:r>
      <w:proofErr w:type="spellEnd"/>
      <w:r w:rsidRPr="000158E9">
        <w:rPr>
          <w:lang w:val="en-GB"/>
        </w:rPr>
        <w:t xml:space="preserve"> and </w:t>
      </w:r>
      <w:proofErr w:type="spellStart"/>
      <w:r w:rsidRPr="000158E9">
        <w:rPr>
          <w:lang w:val="en-GB"/>
        </w:rPr>
        <w:t>Cavalca</w:t>
      </w:r>
      <w:proofErr w:type="spellEnd"/>
      <w:r w:rsidRPr="000158E9">
        <w:rPr>
          <w:lang w:val="en-GB"/>
        </w:rPr>
        <w:t xml:space="preserve"> </w:t>
      </w:r>
      <w:r w:rsidRPr="000158E9">
        <w:rPr>
          <w:noProof/>
          <w:lang w:val="en-GB"/>
        </w:rPr>
        <w:t>[26]</w:t>
      </w:r>
      <w:r w:rsidRPr="000158E9">
        <w:rPr>
          <w:lang w:val="en-GB"/>
        </w:rPr>
        <w:t xml:space="preserve"> presented a methodology to model EHL contacts using a set of non-linear springs and viscous dampers. Bizarre</w:t>
      </w:r>
      <w:r w:rsidRPr="00A8075B">
        <w:rPr>
          <w:lang w:val="en-GB"/>
        </w:rPr>
        <w:t xml:space="preserve"> </w:t>
      </w:r>
      <w:r w:rsidRPr="00A8075B">
        <w:rPr>
          <w:iCs/>
          <w:lang w:val="en-GB"/>
        </w:rPr>
        <w:t>et al.</w:t>
      </w:r>
      <w:r w:rsidRPr="00A8075B">
        <w:rPr>
          <w:lang w:val="en-GB"/>
        </w:rPr>
        <w:t xml:space="preserve"> </w:t>
      </w:r>
      <w:r w:rsidRPr="000158E9">
        <w:rPr>
          <w:noProof/>
          <w:lang w:val="en-GB"/>
        </w:rPr>
        <w:t>[18]</w:t>
      </w:r>
      <w:r w:rsidRPr="000158E9">
        <w:rPr>
          <w:lang w:val="en-GB"/>
        </w:rPr>
        <w:t xml:space="preserve"> applied this lubricated non-linear force contact to a five-DOF model of an angular contact ball bearing. This enabled a combined solution scheme for the bearing force equilibrium and the EHL contact. The formulated system of equations was solved, achieving force equilibrium for each rotation of a bearing under constant external load. The authors</w:t>
      </w:r>
      <w:r>
        <w:rPr>
          <w:lang w:val="en-GB"/>
        </w:rPr>
        <w:t xml:space="preserve"> of this study</w:t>
      </w:r>
      <w:r w:rsidRPr="000158E9">
        <w:rPr>
          <w:lang w:val="en-GB"/>
        </w:rPr>
        <w:t xml:space="preserve"> noted the interest </w:t>
      </w:r>
      <w:r>
        <w:rPr>
          <w:lang w:val="en-GB"/>
        </w:rPr>
        <w:t>of</w:t>
      </w:r>
      <w:r w:rsidRPr="000158E9">
        <w:rPr>
          <w:lang w:val="en-GB"/>
        </w:rPr>
        <w:t xml:space="preserve"> combining such models within FMBD system </w:t>
      </w:r>
      <w:r>
        <w:rPr>
          <w:lang w:val="en-GB"/>
        </w:rPr>
        <w:t xml:space="preserve">level </w:t>
      </w:r>
      <w:r w:rsidRPr="000158E9">
        <w:rPr>
          <w:lang w:val="en-GB"/>
        </w:rPr>
        <w:t>models.</w:t>
      </w:r>
    </w:p>
    <w:p w14:paraId="4E1EB8CC" w14:textId="2288BC9F" w:rsidR="0052159B" w:rsidRPr="0017308E" w:rsidRDefault="0052159B" w:rsidP="00474B2F">
      <w:pPr>
        <w:pStyle w:val="MDPI31text"/>
        <w:rPr>
          <w:lang w:val="en-GB"/>
        </w:rPr>
      </w:pPr>
      <w:r w:rsidRPr="000158E9">
        <w:rPr>
          <w:lang w:val="en-GB"/>
        </w:rPr>
        <w:t xml:space="preserve">None of the combined models above are embedded within a system level model comprising flexible bodies, and the effect of the change in </w:t>
      </w:r>
      <w:r w:rsidR="004C3A76">
        <w:rPr>
          <w:lang w:val="en-GB"/>
        </w:rPr>
        <w:t xml:space="preserve">the </w:t>
      </w:r>
      <w:r w:rsidRPr="000158E9">
        <w:rPr>
          <w:lang w:val="en-GB"/>
        </w:rPr>
        <w:t xml:space="preserve">contact stiffness due to the lubricant film is not investigated at </w:t>
      </w:r>
      <w:r w:rsidR="002319B3">
        <w:rPr>
          <w:lang w:val="en-GB"/>
        </w:rPr>
        <w:t xml:space="preserve">the </w:t>
      </w:r>
      <w:r w:rsidRPr="000158E9">
        <w:rPr>
          <w:lang w:val="en-GB"/>
        </w:rPr>
        <w:t xml:space="preserve">system level. Furthermore, </w:t>
      </w:r>
      <w:r w:rsidR="006C18CB">
        <w:rPr>
          <w:lang w:val="en-GB"/>
        </w:rPr>
        <w:t xml:space="preserve">the </w:t>
      </w:r>
      <w:r w:rsidRPr="000158E9">
        <w:rPr>
          <w:lang w:val="en-GB"/>
        </w:rPr>
        <w:t>high-speed operation and time-</w:t>
      </w:r>
      <w:r w:rsidRPr="0017308E">
        <w:rPr>
          <w:lang w:val="en-GB"/>
        </w:rPr>
        <w:t>varying loads representative of electrified vehicle transmissions are not considered.</w:t>
      </w:r>
    </w:p>
    <w:p w14:paraId="0BA43916" w14:textId="43E48FB2" w:rsidR="0052159B" w:rsidRPr="00BD37FB" w:rsidRDefault="0052159B" w:rsidP="00474B2F">
      <w:pPr>
        <w:pStyle w:val="MDPI31text"/>
        <w:rPr>
          <w:lang w:val="en-GB"/>
        </w:rPr>
      </w:pPr>
      <w:r w:rsidRPr="0017308E">
        <w:rPr>
          <w:lang w:val="en-GB"/>
        </w:rPr>
        <w:t xml:space="preserve">The authors here present, for the first time in </w:t>
      </w:r>
      <w:r w:rsidR="006C18CB">
        <w:rPr>
          <w:lang w:val="en-GB"/>
        </w:rPr>
        <w:t xml:space="preserve">the </w:t>
      </w:r>
      <w:r w:rsidRPr="0017308E">
        <w:rPr>
          <w:lang w:val="en-GB"/>
        </w:rPr>
        <w:t>open literature, a coupled simulation approach to combine an implicit lubricated bearing model within a high-speed system level FMBD model. T</w:t>
      </w:r>
      <w:r w:rsidR="00526A07">
        <w:rPr>
          <w:lang w:val="en-GB"/>
        </w:rPr>
        <w:t>he t</w:t>
      </w:r>
      <w:r w:rsidRPr="0017308E">
        <w:rPr>
          <w:lang w:val="en-GB"/>
        </w:rPr>
        <w:t xml:space="preserve">ime-varying system operating conditions reflect that of an electrified powertrain. The kinematic behaviour of a flexible shaft at each time step of a dynamic simulation is passed to the bearing model. A contact slicing method </w:t>
      </w:r>
      <w:r w:rsidRPr="0017308E">
        <w:rPr>
          <w:noProof/>
          <w:lang w:val="en-GB"/>
        </w:rPr>
        <w:t>[6]</w:t>
      </w:r>
      <w:r w:rsidRPr="0017308E">
        <w:rPr>
          <w:lang w:val="en-GB"/>
        </w:rPr>
        <w:t xml:space="preserve"> is </w:t>
      </w:r>
      <w:r w:rsidRPr="0017308E">
        <w:rPr>
          <w:lang w:val="en-GB"/>
        </w:rPr>
        <w:lastRenderedPageBreak/>
        <w:t>employed to calculate the reaction forces of the individual rolling elements based on the roller</w:t>
      </w:r>
      <w:r w:rsidR="008915DC">
        <w:rPr>
          <w:lang w:val="en-GB"/>
        </w:rPr>
        <w:t>–</w:t>
      </w:r>
      <w:r w:rsidRPr="0017308E">
        <w:rPr>
          <w:lang w:val="en-GB"/>
        </w:rPr>
        <w:t xml:space="preserve">race contact deflection </w:t>
      </w:r>
      <w:r w:rsidRPr="0017308E">
        <w:rPr>
          <w:noProof/>
          <w:lang w:val="en-GB"/>
        </w:rPr>
        <w:t>[27]</w:t>
      </w:r>
      <w:r w:rsidRPr="0017308E">
        <w:rPr>
          <w:lang w:val="en-GB"/>
        </w:rPr>
        <w:t xml:space="preserve">. The total deflection is influenced by the thickness of the EHL film within the contact, which is implicitly included within the analysis through an iterative procedure. The resulting race forces are returned to the system level model and the equations of motion are solved at each time step. Comparisons are made between modelling the bearings as dry and lubricated. </w:t>
      </w:r>
      <w:r w:rsidR="00A274CC">
        <w:rPr>
          <w:lang w:val="en-GB"/>
        </w:rPr>
        <w:t>The d</w:t>
      </w:r>
      <w:r w:rsidRPr="0017308E">
        <w:rPr>
          <w:lang w:val="en-GB"/>
        </w:rPr>
        <w:t xml:space="preserve">ynamic results including acceleration, force magnitudes and stiffness variations have been obtained for realistic loading conditions of a </w:t>
      </w:r>
      <w:proofErr w:type="gramStart"/>
      <w:r w:rsidRPr="0017308E">
        <w:rPr>
          <w:lang w:val="en-GB"/>
        </w:rPr>
        <w:t>54</w:t>
      </w:r>
      <w:r w:rsidR="00A8075B" w:rsidRPr="00A8075B">
        <w:rPr>
          <w:lang w:val="en-GB"/>
        </w:rPr>
        <w:t xml:space="preserve"> </w:t>
      </w:r>
      <w:r w:rsidRPr="0017308E">
        <w:rPr>
          <w:lang w:val="en-GB"/>
        </w:rPr>
        <w:t>kW</w:t>
      </w:r>
      <w:proofErr w:type="gramEnd"/>
      <w:r w:rsidRPr="0017308E">
        <w:rPr>
          <w:lang w:val="en-GB"/>
        </w:rPr>
        <w:t xml:space="preserve"> electric hub motor up to speeds of 21</w:t>
      </w:r>
      <w:r w:rsidR="008E710C">
        <w:rPr>
          <w:lang w:val="en-GB"/>
        </w:rPr>
        <w:t>,</w:t>
      </w:r>
      <w:r w:rsidRPr="0017308E">
        <w:rPr>
          <w:lang w:val="en-GB"/>
        </w:rPr>
        <w:t>000</w:t>
      </w:r>
      <w:r w:rsidR="00A8075B" w:rsidRPr="00A8075B">
        <w:rPr>
          <w:lang w:val="en-GB"/>
        </w:rPr>
        <w:t xml:space="preserve"> </w:t>
      </w:r>
      <w:r w:rsidRPr="0017308E">
        <w:rPr>
          <w:lang w:val="en-GB"/>
        </w:rPr>
        <w:t>rpm.</w:t>
      </w:r>
    </w:p>
    <w:p w14:paraId="3B635385" w14:textId="29C39EBD" w:rsidR="0052159B" w:rsidRPr="00FA04F1" w:rsidRDefault="00E14F70" w:rsidP="00E14F70">
      <w:pPr>
        <w:pStyle w:val="MDPI21heading1"/>
      </w:pPr>
      <w:r>
        <w:rPr>
          <w:lang w:eastAsia="zh-CN"/>
        </w:rPr>
        <w:t xml:space="preserve">2. </w:t>
      </w:r>
      <w:r w:rsidR="0052159B" w:rsidRPr="00FA04F1">
        <w:t>Method</w:t>
      </w:r>
      <w:r w:rsidR="0052159B">
        <w:t>ology</w:t>
      </w:r>
    </w:p>
    <w:p w14:paraId="6C87F9F1" w14:textId="32698724" w:rsidR="0052159B" w:rsidRDefault="0052159B" w:rsidP="00474B2F">
      <w:pPr>
        <w:pStyle w:val="MDPI31text"/>
        <w:rPr>
          <w:lang w:val="en-GB"/>
        </w:rPr>
      </w:pPr>
      <w:r w:rsidRPr="00C1462B">
        <w:rPr>
          <w:lang w:val="en-GB"/>
        </w:rPr>
        <w:t>A co-simulation methodology combines a system level model of a flexible shaft and rigid housing, developed in AVL EXCITE</w:t>
      </w:r>
      <w:r w:rsidRPr="00C1462B">
        <w:rPr>
          <w:vertAlign w:val="superscript"/>
          <w:lang w:val="en-GB"/>
        </w:rPr>
        <w:t>TM</w:t>
      </w:r>
      <w:r w:rsidRPr="00C1462B">
        <w:rPr>
          <w:lang w:val="en-GB"/>
        </w:rPr>
        <w:t xml:space="preserve">, with component level models of the lubricated bearings, developed in MATLAB and Simulink. Operating conditions such as rotational speed and external forces are defined in the system level model. Time step, iteration accuracy and simulation length are also defined. Material, </w:t>
      </w:r>
      <w:proofErr w:type="gramStart"/>
      <w:r w:rsidRPr="00C1462B">
        <w:rPr>
          <w:lang w:val="en-GB"/>
        </w:rPr>
        <w:t>geometric</w:t>
      </w:r>
      <w:proofErr w:type="gramEnd"/>
      <w:r w:rsidRPr="00C1462B">
        <w:rPr>
          <w:lang w:val="en-GB"/>
        </w:rPr>
        <w:t xml:space="preserve"> and rheological properties of the bearings are defined in the component level model. The kinematic conditions from the system level model (i.e., displacements and velocities in all active degrees of freedom) are passed to the component level model at each time step. For each individual rolling element, the non-linear force</w:t>
      </w:r>
      <w:r w:rsidR="009A5D0F">
        <w:rPr>
          <w:lang w:val="en-GB" w:bidi="ar-SA"/>
        </w:rPr>
        <w:t>–</w:t>
      </w:r>
      <w:r w:rsidRPr="00C1462B">
        <w:rPr>
          <w:lang w:val="en-GB"/>
        </w:rPr>
        <w:t xml:space="preserve">deflection relationship is employed in conjunction with </w:t>
      </w:r>
      <w:r w:rsidR="009A5D0F">
        <w:rPr>
          <w:lang w:val="en-GB"/>
        </w:rPr>
        <w:t xml:space="preserve">the </w:t>
      </w:r>
      <w:r>
        <w:rPr>
          <w:lang w:val="en-GB"/>
        </w:rPr>
        <w:t>EHL</w:t>
      </w:r>
      <w:r w:rsidRPr="00C1462B">
        <w:rPr>
          <w:lang w:val="en-GB"/>
        </w:rPr>
        <w:t xml:space="preserve"> film calculations to compute the contact reaction force between the roller and race. The resultant force on the inner bearing race</w:t>
      </w:r>
      <w:r>
        <w:rPr>
          <w:lang w:val="en-GB"/>
        </w:rPr>
        <w:t xml:space="preserve"> due to </w:t>
      </w:r>
      <w:r w:rsidR="009A5D0F">
        <w:rPr>
          <w:lang w:val="en-GB"/>
        </w:rPr>
        <w:t xml:space="preserve">the </w:t>
      </w:r>
      <w:r>
        <w:rPr>
          <w:lang w:val="en-GB"/>
        </w:rPr>
        <w:t>contact forces and orbital positions of all elements</w:t>
      </w:r>
      <w:r w:rsidRPr="00C1462B">
        <w:rPr>
          <w:lang w:val="en-GB"/>
        </w:rPr>
        <w:t xml:space="preserve"> </w:t>
      </w:r>
      <w:r>
        <w:rPr>
          <w:lang w:val="en-GB"/>
        </w:rPr>
        <w:t>is</w:t>
      </w:r>
      <w:r w:rsidRPr="00C1462B">
        <w:rPr>
          <w:lang w:val="en-GB"/>
        </w:rPr>
        <w:t xml:space="preserve"> then returned to the system level mode</w:t>
      </w:r>
      <w:r>
        <w:rPr>
          <w:lang w:val="en-GB"/>
        </w:rPr>
        <w:t>l.</w:t>
      </w:r>
      <w:r w:rsidRPr="00C1462B">
        <w:rPr>
          <w:lang w:val="en-GB"/>
        </w:rPr>
        <w:t xml:space="preserve"> </w:t>
      </w:r>
      <w:r>
        <w:rPr>
          <w:lang w:val="en-GB"/>
        </w:rPr>
        <w:t>The</w:t>
      </w:r>
      <w:r w:rsidRPr="00C1462B">
        <w:rPr>
          <w:lang w:val="en-GB"/>
        </w:rPr>
        <w:t xml:space="preserve"> equations of motion are </w:t>
      </w:r>
      <w:r>
        <w:rPr>
          <w:lang w:val="en-GB"/>
        </w:rPr>
        <w:t>then solved</w:t>
      </w:r>
      <w:r w:rsidRPr="00C1462B">
        <w:rPr>
          <w:lang w:val="en-GB"/>
        </w:rPr>
        <w:t>, and the time step is advanced</w:t>
      </w:r>
      <w:r>
        <w:rPr>
          <w:lang w:val="en-GB"/>
        </w:rPr>
        <w:t xml:space="preserve"> once numerical convergence is achieved</w:t>
      </w:r>
      <w:r w:rsidRPr="00C1462B">
        <w:rPr>
          <w:lang w:val="en-GB"/>
        </w:rPr>
        <w:t xml:space="preserve">. </w:t>
      </w:r>
      <w:r w:rsidRPr="00B3453E">
        <w:rPr>
          <w:lang w:val="en-GB"/>
        </w:rPr>
        <w:t>A flowchart of these models representing each time step of the simulation is shown in Figure 1.</w:t>
      </w:r>
    </w:p>
    <w:p w14:paraId="26936BB0" w14:textId="77777777" w:rsidR="0052159B" w:rsidRPr="0093032C" w:rsidRDefault="0052159B" w:rsidP="00474B2F">
      <w:pPr>
        <w:pStyle w:val="MDPI52figure"/>
      </w:pPr>
      <w:r w:rsidRPr="0093032C">
        <w:rPr>
          <w:noProof/>
        </w:rPr>
        <w:drawing>
          <wp:inline distT="0" distB="0" distL="0" distR="0" wp14:anchorId="34909784" wp14:editId="575C9446">
            <wp:extent cx="5812404" cy="2893408"/>
            <wp:effectExtent l="0" t="0" r="0"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rotWithShape="1">
                    <a:blip r:embed="rId13">
                      <a:extLst>
                        <a:ext uri="{BEBA8EAE-BF5A-486C-A8C5-ECC9F3942E4B}">
                          <a14:imgProps xmlns:a14="http://schemas.microsoft.com/office/drawing/2010/main">
                            <a14:imgLayer r:embed="rId14">
                              <a14:imgEffect>
                                <a14:saturation sat="0"/>
                              </a14:imgEffect>
                            </a14:imgLayer>
                          </a14:imgProps>
                        </a:ext>
                      </a:extLst>
                    </a:blip>
                    <a:srcRect l="6511" t="9716" r="6954" b="13703"/>
                    <a:stretch/>
                  </pic:blipFill>
                  <pic:spPr bwMode="auto">
                    <a:xfrm>
                      <a:off x="0" y="0"/>
                      <a:ext cx="5812404" cy="2893408"/>
                    </a:xfrm>
                    <a:prstGeom prst="rect">
                      <a:avLst/>
                    </a:prstGeom>
                    <a:ln>
                      <a:noFill/>
                    </a:ln>
                    <a:extLst>
                      <a:ext uri="{53640926-AAD7-44D8-BBD7-CCE9431645EC}">
                        <a14:shadowObscured xmlns:a14="http://schemas.microsoft.com/office/drawing/2010/main"/>
                      </a:ext>
                    </a:extLst>
                  </pic:spPr>
                </pic:pic>
              </a:graphicData>
            </a:graphic>
          </wp:inline>
        </w:drawing>
      </w:r>
    </w:p>
    <w:p w14:paraId="00970453" w14:textId="152E1E83" w:rsidR="0052159B" w:rsidRPr="00890C9D" w:rsidRDefault="00474B2F" w:rsidP="00474B2F">
      <w:pPr>
        <w:pStyle w:val="MDPI51figurecaption"/>
        <w:jc w:val="left"/>
        <w:rPr>
          <w:b/>
        </w:rPr>
      </w:pPr>
      <w:r w:rsidRPr="00474B2F">
        <w:rPr>
          <w:b/>
        </w:rPr>
        <w:t xml:space="preserve">Figure 1. </w:t>
      </w:r>
      <w:r w:rsidR="0052159B" w:rsidRPr="00890C9D">
        <w:t>Flowchart of Models</w:t>
      </w:r>
      <w:r>
        <w:t>.</w:t>
      </w:r>
    </w:p>
    <w:p w14:paraId="3C8D9F45" w14:textId="60D64766" w:rsidR="0052159B" w:rsidRPr="00474B2F" w:rsidRDefault="00E14F70" w:rsidP="00E14F70">
      <w:pPr>
        <w:pStyle w:val="MDPI22heading2"/>
        <w:spacing w:before="240"/>
      </w:pPr>
      <w:r>
        <w:t xml:space="preserve">2.1. </w:t>
      </w:r>
      <w:r w:rsidR="0052159B" w:rsidRPr="00474B2F">
        <w:t>System Level Flexible Model</w:t>
      </w:r>
    </w:p>
    <w:p w14:paraId="2023FFF9" w14:textId="69C9D164" w:rsidR="0052159B" w:rsidRDefault="0052159B" w:rsidP="00474B2F">
      <w:pPr>
        <w:pStyle w:val="MDPI31text"/>
      </w:pPr>
      <w:r w:rsidRPr="00A441D7">
        <w:t>The system level model consists of a flexible shaft, supported by two cylindrical roller bearings in a rigid housing (see Figure 2). The shaft is 472.5</w:t>
      </w:r>
      <w:r w:rsidR="00A8075B" w:rsidRPr="00A8075B">
        <w:t xml:space="preserve"> </w:t>
      </w:r>
      <w:r w:rsidRPr="00A441D7">
        <w:t xml:space="preserve">mm between bearing </w:t>
      </w:r>
      <w:proofErr w:type="spellStart"/>
      <w:r w:rsidRPr="00A441D7">
        <w:t>centres</w:t>
      </w:r>
      <w:proofErr w:type="spellEnd"/>
      <w:r w:rsidRPr="00A441D7">
        <w:t>, with a 50</w:t>
      </w:r>
      <w:r w:rsidR="00A8075B" w:rsidRPr="00A8075B">
        <w:t xml:space="preserve"> </w:t>
      </w:r>
      <w:r w:rsidRPr="00A441D7">
        <w:t>mm main diameter and 25</w:t>
      </w:r>
      <w:r w:rsidR="00A8075B" w:rsidRPr="00A8075B">
        <w:t xml:space="preserve"> </w:t>
      </w:r>
      <w:r w:rsidRPr="00A441D7">
        <w:t xml:space="preserve">mm diameter bearing seats. The </w:t>
      </w:r>
      <w:r w:rsidRPr="00A84553">
        <w:t>cylindrical roller bearings act as interference elements between the shaft and housing. The shaft can exhibit lateral motion in both vertical (</w:t>
      </w:r>
      <m:oMath>
        <m:r>
          <w:ins w:id="15" w:author="Harry Questa" w:date="2023-01-09T21:56:00Z">
            <w:rPr>
              <w:rFonts w:ascii="Cambria Math" w:hAnsi="Cambria Math"/>
              <w:lang w:val="en-GB"/>
            </w:rPr>
            <m:t>z</m:t>
          </w:ins>
        </m:r>
      </m:oMath>
      <w:commentRangeStart w:id="16"/>
      <w:commentRangeStart w:id="17"/>
      <w:del w:id="18" w:author="Harry Questa" w:date="2023-01-09T21:56:00Z">
        <w:r w:rsidRPr="007266F5" w:rsidDel="00D570EC">
          <w:rPr>
            <w:i/>
            <w:iCs/>
            <w:highlight w:val="yellow"/>
            <w:rPrChange w:id="19" w:author="Harry Questa" w:date="2023-01-09T18:55:00Z">
              <w:rPr>
                <w:highlight w:val="yellow"/>
              </w:rPr>
            </w:rPrChange>
          </w:rPr>
          <w:delText>z</w:delText>
        </w:r>
        <w:commentRangeEnd w:id="16"/>
        <w:r w:rsidR="00A84553" w:rsidRPr="007266F5" w:rsidDel="00D570EC">
          <w:rPr>
            <w:rStyle w:val="CommentReference"/>
            <w:rFonts w:eastAsia="SimSun"/>
            <w:i/>
            <w:iCs/>
            <w:noProof/>
            <w:snapToGrid/>
            <w:lang w:eastAsia="zh-CN" w:bidi="ar-SA"/>
            <w:rPrChange w:id="20" w:author="Harry Questa" w:date="2023-01-09T18:55:00Z">
              <w:rPr>
                <w:rStyle w:val="CommentReference"/>
                <w:rFonts w:eastAsia="SimSun"/>
                <w:noProof/>
                <w:snapToGrid/>
                <w:lang w:eastAsia="zh-CN" w:bidi="ar-SA"/>
              </w:rPr>
            </w:rPrChange>
          </w:rPr>
          <w:commentReference w:id="16"/>
        </w:r>
        <w:commentRangeEnd w:id="17"/>
        <w:r w:rsidR="007266F5" w:rsidDel="00D570EC">
          <w:rPr>
            <w:rStyle w:val="CommentReference"/>
            <w:rFonts w:eastAsia="SimSun"/>
            <w:noProof/>
            <w:snapToGrid/>
            <w:lang w:eastAsia="zh-CN" w:bidi="ar-SA"/>
          </w:rPr>
          <w:commentReference w:id="17"/>
        </w:r>
      </w:del>
      <w:r w:rsidRPr="00A84553">
        <w:rPr>
          <w:highlight w:val="yellow"/>
        </w:rPr>
        <w:t>)</w:t>
      </w:r>
      <w:r w:rsidRPr="00A84553">
        <w:t xml:space="preserve"> and horizontal (</w:t>
      </w:r>
      <m:oMath>
        <m:r>
          <w:ins w:id="21" w:author="Harry Questa" w:date="2023-01-09T21:56:00Z">
            <w:rPr>
              <w:rFonts w:ascii="Cambria Math" w:hAnsi="Cambria Math"/>
            </w:rPr>
            <m:t>y</m:t>
          </w:ins>
        </m:r>
      </m:oMath>
      <w:del w:id="22" w:author="Harry Questa" w:date="2023-01-09T21:56:00Z">
        <w:r w:rsidRPr="007266F5" w:rsidDel="00D570EC">
          <w:rPr>
            <w:i/>
            <w:iCs/>
            <w:highlight w:val="yellow"/>
            <w:rPrChange w:id="23" w:author="Harry Questa" w:date="2023-01-09T18:56:00Z">
              <w:rPr>
                <w:highlight w:val="yellow"/>
              </w:rPr>
            </w:rPrChange>
          </w:rPr>
          <w:delText>y</w:delText>
        </w:r>
      </w:del>
      <w:r w:rsidRPr="00A84553">
        <w:t xml:space="preserve">) directions and rotation about the </w:t>
      </w:r>
      <m:oMath>
        <m:r>
          <w:ins w:id="24" w:author="Harry Questa" w:date="2023-01-09T21:56:00Z">
            <w:rPr>
              <w:rFonts w:ascii="Cambria Math" w:hAnsi="Cambria Math"/>
            </w:rPr>
            <m:t>x</m:t>
          </w:ins>
        </m:r>
      </m:oMath>
      <w:del w:id="25" w:author="Harry Questa" w:date="2023-01-09T21:56:00Z">
        <w:r w:rsidRPr="00A84553" w:rsidDel="0069319B">
          <w:rPr>
            <w:i/>
          </w:rPr>
          <w:delText>x</w:delText>
        </w:r>
      </w:del>
      <w:r w:rsidRPr="00A84553">
        <w:t>-axis (see Figure 2). External load is applied at the shaft centre as a time-varying input</w:t>
      </w:r>
      <w:r w:rsidRPr="00376293">
        <w:t xml:space="preserve"> </w:t>
      </w:r>
      <w:r w:rsidRPr="00376293">
        <w:lastRenderedPageBreak/>
        <w:t>force</w:t>
      </w:r>
      <w:r>
        <w:t>,</w:t>
      </w:r>
      <w:r w:rsidRPr="00376293">
        <w:t xml:space="preserve"> to simulate </w:t>
      </w:r>
      <w:r w:rsidR="00172BCF">
        <w:t xml:space="preserve">the </w:t>
      </w:r>
      <w:r w:rsidRPr="00376293">
        <w:t>gear mesh excitation, or as a static load. The rotational speed is input as a boundary condition.</w:t>
      </w:r>
    </w:p>
    <w:p w14:paraId="7B39BAA3" w14:textId="77777777" w:rsidR="0052159B" w:rsidRDefault="0052159B" w:rsidP="00474B2F">
      <w:pPr>
        <w:pStyle w:val="MDPI52figure"/>
      </w:pPr>
      <w:r>
        <w:rPr>
          <w:noProof/>
        </w:rPr>
        <w:drawing>
          <wp:inline distT="0" distB="0" distL="0" distR="0" wp14:anchorId="7C51E4E3" wp14:editId="6CC6E16E">
            <wp:extent cx="5142612" cy="275082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5"/>
                    <a:srcRect t="1271" b="3635"/>
                    <a:stretch/>
                  </pic:blipFill>
                  <pic:spPr bwMode="auto">
                    <a:xfrm>
                      <a:off x="0" y="0"/>
                      <a:ext cx="5145564" cy="2752399"/>
                    </a:xfrm>
                    <a:prstGeom prst="rect">
                      <a:avLst/>
                    </a:prstGeom>
                    <a:ln>
                      <a:noFill/>
                    </a:ln>
                    <a:extLst>
                      <a:ext uri="{53640926-AAD7-44D8-BBD7-CCE9431645EC}">
                        <a14:shadowObscured xmlns:a14="http://schemas.microsoft.com/office/drawing/2010/main"/>
                      </a:ext>
                    </a:extLst>
                  </pic:spPr>
                </pic:pic>
              </a:graphicData>
            </a:graphic>
          </wp:inline>
        </w:drawing>
      </w:r>
    </w:p>
    <w:p w14:paraId="70B9F90C" w14:textId="01065C48" w:rsidR="0052159B" w:rsidRPr="004450A5" w:rsidRDefault="00474B2F" w:rsidP="00474B2F">
      <w:pPr>
        <w:pStyle w:val="MDPI51figurecaption"/>
        <w:jc w:val="left"/>
        <w:rPr>
          <w:b/>
        </w:rPr>
      </w:pPr>
      <w:r w:rsidRPr="00474B2F">
        <w:rPr>
          <w:b/>
        </w:rPr>
        <w:t xml:space="preserve">Figure 2. </w:t>
      </w:r>
      <w:r w:rsidR="0052159B" w:rsidRPr="004450A5">
        <w:t>System Level Model Schematic</w:t>
      </w:r>
      <w:r>
        <w:t>.</w:t>
      </w:r>
    </w:p>
    <w:p w14:paraId="299428B0" w14:textId="15724400" w:rsidR="0052159B" w:rsidRDefault="0052159B" w:rsidP="00474B2F">
      <w:pPr>
        <w:pStyle w:val="MDPI31text"/>
      </w:pPr>
      <w:r>
        <w:t xml:space="preserve">In typical configurations containing flexible structures, it is possible for both the inner and outer races of a rolling element bearing to move when subject to load. For this analysis, however, it is sufficient to fix the outer race in space and consider only the displacement of the inner bearing race </w:t>
      </w:r>
      <w:r w:rsidRPr="00763E00">
        <w:rPr>
          <w:noProof/>
          <w:lang w:val="en-GB"/>
        </w:rPr>
        <w:t>[28]</w:t>
      </w:r>
      <w:r w:rsidRPr="009A0485">
        <w:rPr>
          <w:lang w:val="en-GB"/>
        </w:rPr>
        <w:t xml:space="preserve">. </w:t>
      </w:r>
      <w:r>
        <w:t>The housing in this study is treated as a rigid body of infinite stiffness</w:t>
      </w:r>
      <w:r w:rsidR="00C97C3D">
        <w:t>;</w:t>
      </w:r>
      <w:r>
        <w:t xml:space="preserve"> therefore</w:t>
      </w:r>
      <w:r w:rsidR="00735AD2">
        <w:t>,</w:t>
      </w:r>
      <w:r>
        <w:t xml:space="preserve"> the race dynamics of the bearing are influenced only by the motion of the flexible shaft in the model. The loading on the inner race is reacted by the rolling elements on the inner raceway; this must therefore be solved to achieve a dynamic equilibrium.</w:t>
      </w:r>
    </w:p>
    <w:p w14:paraId="33E9ADFF" w14:textId="77777777" w:rsidR="0052159B" w:rsidRDefault="0052159B" w:rsidP="00474B2F">
      <w:pPr>
        <w:pStyle w:val="MDPI31text"/>
      </w:pPr>
      <w:r>
        <w:t>Within the model, the shaft is treated as a body having linear elastic behaviour and the housing is treated as rigid. The bearings are modelled via non-linear contact forces acting between the shaft and housing.</w:t>
      </w:r>
    </w:p>
    <w:p w14:paraId="26C4E31C" w14:textId="5BA77842" w:rsidR="0052159B" w:rsidRPr="00806C0E" w:rsidRDefault="0052159B" w:rsidP="00474B2F">
      <w:pPr>
        <w:pStyle w:val="MDPI31text"/>
      </w:pPr>
      <w:r>
        <w:t xml:space="preserve">The shaft is represented by a </w:t>
      </w:r>
      <w:r w:rsidRPr="00806C0E">
        <w:t xml:space="preserve">condensed finite element model and is </w:t>
      </w:r>
      <w:proofErr w:type="spellStart"/>
      <w:r w:rsidRPr="00806C0E">
        <w:t>discreti</w:t>
      </w:r>
      <w:r w:rsidR="006A6D12">
        <w:t>s</w:t>
      </w:r>
      <w:r w:rsidRPr="00806C0E">
        <w:t>ed</w:t>
      </w:r>
      <w:proofErr w:type="spellEnd"/>
      <w:r w:rsidRPr="00806C0E">
        <w:t xml:space="preserve"> into a sufficiently high number of partial masses </w:t>
      </w:r>
      <w:r w:rsidRPr="00806C0E">
        <w:rPr>
          <w:noProof/>
          <w:lang w:val="en-GB"/>
        </w:rPr>
        <w:t>[29]</w:t>
      </w:r>
      <w:r w:rsidRPr="00806C0E">
        <w:rPr>
          <w:lang w:val="en-GB"/>
        </w:rPr>
        <w:t xml:space="preserve">. </w:t>
      </w:r>
      <w:r w:rsidRPr="00806C0E">
        <w:t>The total elastic deformation of the shaft is represented by translational and rotational displacement components of these individual partial masses. The mathematical modelling used in the FMBD solver is based on Newton’s equations of motion and Euler’s equation of angular momentum, respectively: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2159B" w:rsidRPr="00806C0E" w14:paraId="7DA479BF" w14:textId="77777777" w:rsidTr="007D1FC7">
        <w:tc>
          <w:tcPr>
            <w:tcW w:w="7428" w:type="dxa"/>
          </w:tcPr>
          <w:p w14:paraId="6A4969FC" w14:textId="77777777" w:rsidR="0052159B" w:rsidRPr="00806C0E" w:rsidRDefault="00000000" w:rsidP="007D1FC7">
            <w:pPr>
              <w:pStyle w:val="MDPI39equation"/>
              <w:ind w:left="0"/>
              <w:jc w:val="both"/>
            </w:pPr>
            <m:oMathPara>
              <m:oMath>
                <m:sSub>
                  <m:sSubPr>
                    <m:ctrlPr>
                      <w:rPr>
                        <w:rFonts w:ascii="Cambria Math" w:hAnsi="Cambria Math"/>
                      </w:rPr>
                    </m:ctrlPr>
                  </m:sSubPr>
                  <m:e>
                    <m:r>
                      <w:rPr>
                        <w:rFonts w:ascii="Cambria Math" w:hAnsi="Cambria Math"/>
                      </w:rPr>
                      <m:t>m</m:t>
                    </m:r>
                  </m:e>
                  <m:sub>
                    <m:r>
                      <w:rPr>
                        <w:rFonts w:ascii="Cambria Math" w:hAnsi="Cambria Math"/>
                      </w:rPr>
                      <m:t>i</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Abs</m:t>
                        </m:r>
                      </m:sup>
                    </m:sSubSup>
                  </m:num>
                  <m:den>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F</m:t>
                    </m:r>
                    <m:r>
                      <m:rPr>
                        <m:sty m:val="p"/>
                      </m:rPr>
                      <w:rPr>
                        <w:rFonts w:ascii="Cambria Math" w:hAnsi="Cambria Math"/>
                      </w:rPr>
                      <m:t>,</m:t>
                    </m:r>
                    <m:r>
                      <w:rPr>
                        <w:rFonts w:ascii="Cambria Math" w:hAnsi="Cambria Math"/>
                      </w:rPr>
                      <m:t>i</m:t>
                    </m:r>
                  </m:sub>
                  <m:sup>
                    <m:r>
                      <w:rPr>
                        <w:rFonts w:ascii="Cambria Math" w:hAnsi="Cambria Math"/>
                      </w:rPr>
                      <m:t>Abs</m:t>
                    </m:r>
                  </m:sup>
                </m:sSubSup>
              </m:oMath>
            </m:oMathPara>
          </w:p>
        </w:tc>
        <w:tc>
          <w:tcPr>
            <w:tcW w:w="431" w:type="dxa"/>
            <w:vAlign w:val="center"/>
          </w:tcPr>
          <w:p w14:paraId="1D73C6F5" w14:textId="77777777" w:rsidR="0052159B" w:rsidRPr="00806C0E" w:rsidRDefault="0052159B" w:rsidP="007D1FC7">
            <w:pPr>
              <w:pStyle w:val="MDPI3aequationnumber"/>
              <w:spacing w:line="260" w:lineRule="atLeast"/>
            </w:pPr>
            <w:r w:rsidRPr="00806C0E">
              <w:t>(1)</w:t>
            </w:r>
          </w:p>
        </w:tc>
      </w:tr>
      <w:tr w:rsidR="0052159B" w:rsidRPr="00806C0E" w14:paraId="1944E7C6" w14:textId="77777777" w:rsidTr="007D1FC7">
        <w:tc>
          <w:tcPr>
            <w:tcW w:w="7428" w:type="dxa"/>
          </w:tcPr>
          <w:p w14:paraId="29DF7EF0" w14:textId="77777777" w:rsidR="0052159B" w:rsidRPr="00806C0E" w:rsidRDefault="00000000" w:rsidP="007D1FC7">
            <w:pPr>
              <w:pStyle w:val="MDPI39equation"/>
              <w:ind w:left="0"/>
              <w:jc w:val="both"/>
            </w:pPr>
            <m:oMathPara>
              <m:oMath>
                <m:f>
                  <m:fPr>
                    <m:ctrlPr>
                      <w:rPr>
                        <w:rFonts w:ascii="Cambria Math" w:hAnsi="Cambria Math"/>
                      </w:rPr>
                    </m:ctrlPr>
                  </m:fPr>
                  <m:num>
                    <m:r>
                      <w:rPr>
                        <w:rFonts w:ascii="Cambria Math" w:hAnsi="Cambria Math"/>
                      </w:rPr>
                      <m:t>∂</m:t>
                    </m:r>
                  </m:num>
                  <m:den>
                    <m:r>
                      <w:rPr>
                        <w:rFonts w:ascii="Cambria Math" w:hAnsi="Cambria Math"/>
                      </w:rPr>
                      <m:t>∂t</m:t>
                    </m:r>
                  </m:den>
                </m:f>
                <m:d>
                  <m:dPr>
                    <m:ctrlPr>
                      <w:rPr>
                        <w:rFonts w:ascii="Cambria Math" w:hAnsi="Cambria Math"/>
                      </w:rPr>
                    </m:ctrlPr>
                  </m:dPr>
                  <m:e>
                    <m:sSubSup>
                      <m:sSubSupPr>
                        <m:ctrlPr>
                          <w:rPr>
                            <w:rFonts w:ascii="Cambria Math" w:hAnsi="Cambria Math"/>
                          </w:rPr>
                        </m:ctrlPr>
                      </m:sSubSupPr>
                      <m:e>
                        <m:r>
                          <w:rPr>
                            <w:rFonts w:ascii="Cambria Math" w:hAnsi="Cambria Math"/>
                          </w:rPr>
                          <m:t>I</m:t>
                        </m:r>
                      </m:e>
                      <m:sub>
                        <m:r>
                          <w:rPr>
                            <w:rFonts w:ascii="Cambria Math" w:hAnsi="Cambria Math"/>
                          </w:rPr>
                          <m:t>C</m:t>
                        </m:r>
                        <m:r>
                          <m:rPr>
                            <m:sty m:val="p"/>
                          </m:rPr>
                          <w:rPr>
                            <w:rFonts w:ascii="Cambria Math" w:hAnsi="Cambria Math"/>
                          </w:rPr>
                          <m:t>,</m:t>
                        </m:r>
                        <m:r>
                          <w:rPr>
                            <w:rFonts w:ascii="Cambria Math" w:hAnsi="Cambria Math"/>
                          </w:rPr>
                          <m:t>i</m:t>
                        </m:r>
                      </m:sub>
                      <m:sup>
                        <m:r>
                          <w:rPr>
                            <w:rFonts w:ascii="Cambria Math" w:hAnsi="Cambria Math"/>
                          </w:rPr>
                          <m:t>Abs</m:t>
                        </m:r>
                      </m:sup>
                    </m:sSubSup>
                    <m:sSubSup>
                      <m:sSubSupPr>
                        <m:ctrlPr>
                          <w:rPr>
                            <w:rFonts w:ascii="Cambria Math" w:hAnsi="Cambria Math"/>
                          </w:rPr>
                        </m:ctrlPr>
                      </m:sSubSupPr>
                      <m:e>
                        <m:r>
                          <w:rPr>
                            <w:rFonts w:ascii="Cambria Math" w:hAnsi="Cambria Math"/>
                          </w:rPr>
                          <m:t>ω</m:t>
                        </m:r>
                      </m:e>
                      <m:sub>
                        <m:r>
                          <w:rPr>
                            <w:rFonts w:ascii="Cambria Math" w:hAnsi="Cambria Math"/>
                          </w:rPr>
                          <m:t>i</m:t>
                        </m:r>
                      </m:sub>
                      <m:sup>
                        <m:r>
                          <w:rPr>
                            <w:rFonts w:ascii="Cambria Math" w:hAnsi="Cambria Math"/>
                          </w:rPr>
                          <m:t>Abs</m:t>
                        </m:r>
                      </m:sup>
                    </m:sSubSup>
                  </m:e>
                </m:d>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M</m:t>
                    </m:r>
                    <m:r>
                      <m:rPr>
                        <m:sty m:val="p"/>
                      </m:rPr>
                      <w:rPr>
                        <w:rFonts w:ascii="Cambria Math" w:hAnsi="Cambria Math"/>
                      </w:rPr>
                      <m:t>,</m:t>
                    </m:r>
                    <m:r>
                      <w:rPr>
                        <w:rFonts w:ascii="Cambria Math" w:hAnsi="Cambria Math"/>
                      </w:rPr>
                      <m:t>i</m:t>
                    </m:r>
                  </m:sub>
                  <m:sup>
                    <m:r>
                      <w:rPr>
                        <w:rFonts w:ascii="Cambria Math" w:hAnsi="Cambria Math"/>
                      </w:rPr>
                      <m:t>Abs</m:t>
                    </m:r>
                  </m:sup>
                </m:sSubSup>
              </m:oMath>
            </m:oMathPara>
          </w:p>
        </w:tc>
        <w:tc>
          <w:tcPr>
            <w:tcW w:w="431" w:type="dxa"/>
            <w:vAlign w:val="center"/>
          </w:tcPr>
          <w:p w14:paraId="7E157C0D" w14:textId="77777777" w:rsidR="0052159B" w:rsidRPr="00806C0E" w:rsidRDefault="0052159B" w:rsidP="007D1FC7">
            <w:pPr>
              <w:pStyle w:val="MDPI3aequationnumber"/>
              <w:spacing w:line="260" w:lineRule="atLeast"/>
            </w:pPr>
            <w:r w:rsidRPr="00806C0E">
              <w:t>(2)</w:t>
            </w:r>
          </w:p>
        </w:tc>
      </w:tr>
    </w:tbl>
    <w:p w14:paraId="037C63E3" w14:textId="42BD6806" w:rsidR="0052159B" w:rsidRPr="00806C0E" w:rsidRDefault="0052159B" w:rsidP="00474B2F">
      <w:pPr>
        <w:pStyle w:val="MDPI32textnoindent"/>
      </w:pPr>
      <w:r w:rsidRPr="00806C0E">
        <w:t xml:space="preserve">where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806C0E">
        <w:t xml:space="preserve"> and </w:t>
      </w:r>
      <m:oMath>
        <m:sSubSup>
          <m:sSubSupPr>
            <m:ctrlPr>
              <w:rPr>
                <w:rFonts w:ascii="Cambria Math" w:hAnsi="Cambria Math"/>
              </w:rPr>
            </m:ctrlPr>
          </m:sSubSupPr>
          <m:e>
            <m:r>
              <w:rPr>
                <w:rFonts w:ascii="Cambria Math" w:hAnsi="Cambria Math"/>
              </w:rPr>
              <m:t>I</m:t>
            </m:r>
          </m:e>
          <m:sub>
            <m:r>
              <w:rPr>
                <w:rFonts w:ascii="Cambria Math" w:hAnsi="Cambria Math"/>
              </w:rPr>
              <m:t>C</m:t>
            </m:r>
            <m:r>
              <m:rPr>
                <m:sty m:val="p"/>
              </m:rPr>
              <w:rPr>
                <w:rFonts w:ascii="Cambria Math" w:hAnsi="Cambria Math"/>
              </w:rPr>
              <m:t>,</m:t>
            </m:r>
            <m:r>
              <w:rPr>
                <w:rFonts w:ascii="Cambria Math" w:hAnsi="Cambria Math"/>
              </w:rPr>
              <m:t>i</m:t>
            </m:r>
          </m:sub>
          <m:sup>
            <m:r>
              <w:rPr>
                <w:rFonts w:ascii="Cambria Math" w:hAnsi="Cambria Math"/>
              </w:rPr>
              <m:t>Abs</m:t>
            </m:r>
          </m:sup>
        </m:sSubSup>
      </m:oMath>
      <w:r w:rsidRPr="00806C0E">
        <w:t xml:space="preserve"> represent the mass and inertia tensors of the partial masses, </w:t>
      </w:r>
      <m:oMath>
        <m:r>
          <w:rPr>
            <w:rFonts w:ascii="Cambria Math" w:hAnsi="Cambria Math"/>
          </w:rPr>
          <m:t>i</m:t>
        </m:r>
      </m:oMath>
      <w:r w:rsidRPr="00806C0E">
        <w:t>. The vectors of displacement and angular velocity are represented</w:t>
      </w:r>
      <w:r w:rsidRPr="00185E42">
        <w:t xml:space="preserve"> by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Abs</m:t>
            </m:r>
          </m:sup>
        </m:sSubSup>
      </m:oMath>
      <w:r w:rsidRPr="00185E42">
        <w:t xml:space="preserve"> and </w:t>
      </w:r>
      <m:oMath>
        <m:sSubSup>
          <m:sSubSupPr>
            <m:ctrlPr>
              <w:rPr>
                <w:rFonts w:ascii="Cambria Math" w:hAnsi="Cambria Math"/>
              </w:rPr>
            </m:ctrlPr>
          </m:sSubSupPr>
          <m:e>
            <m:r>
              <w:rPr>
                <w:rFonts w:ascii="Cambria Math" w:hAnsi="Cambria Math"/>
              </w:rPr>
              <m:t>ω</m:t>
            </m:r>
          </m:e>
          <m:sub>
            <m:r>
              <w:rPr>
                <w:rFonts w:ascii="Cambria Math" w:hAnsi="Cambria Math"/>
              </w:rPr>
              <m:t>i</m:t>
            </m:r>
          </m:sub>
          <m:sup>
            <m:r>
              <w:rPr>
                <w:rFonts w:ascii="Cambria Math" w:hAnsi="Cambria Math"/>
              </w:rPr>
              <m:t>Abs</m:t>
            </m:r>
          </m:sup>
        </m:sSubSup>
      </m:oMath>
      <w:r w:rsidR="00F40961">
        <w:t>,</w:t>
      </w:r>
      <w:r w:rsidR="00DA52BD">
        <w:t xml:space="preserve"> </w:t>
      </w:r>
      <w:r w:rsidRPr="00185E42">
        <w:t>respectively</w:t>
      </w:r>
      <w:r w:rsidR="00DA52BD">
        <w:t>,</w:t>
      </w:r>
      <w:r w:rsidRPr="00185E42">
        <w:t xml:space="preserve"> and are related to the </w:t>
      </w:r>
      <w:proofErr w:type="spellStart"/>
      <w:r w:rsidRPr="00185E42">
        <w:t>centre</w:t>
      </w:r>
      <w:proofErr w:type="spellEnd"/>
      <w:r w:rsidRPr="00185E42">
        <w:t xml:space="preserve"> of gravity of each partial mass. The force and moment vectors, </w:t>
      </w:r>
      <m:oMath>
        <m:sSubSup>
          <m:sSubSupPr>
            <m:ctrlPr>
              <w:rPr>
                <w:rFonts w:ascii="Cambria Math" w:hAnsi="Cambria Math"/>
              </w:rPr>
            </m:ctrlPr>
          </m:sSubSupPr>
          <m:e>
            <m:r>
              <w:rPr>
                <w:rFonts w:ascii="Cambria Math" w:hAnsi="Cambria Math"/>
              </w:rPr>
              <m:t>f</m:t>
            </m:r>
          </m:e>
          <m:sub>
            <m:r>
              <w:rPr>
                <w:rFonts w:ascii="Cambria Math" w:hAnsi="Cambria Math"/>
              </w:rPr>
              <m:t>F</m:t>
            </m:r>
            <m:r>
              <m:rPr>
                <m:sty m:val="p"/>
              </m:rPr>
              <w:rPr>
                <w:rFonts w:ascii="Cambria Math" w:hAnsi="Cambria Math"/>
              </w:rPr>
              <m:t>,</m:t>
            </m:r>
            <m:r>
              <w:rPr>
                <w:rFonts w:ascii="Cambria Math" w:hAnsi="Cambria Math"/>
              </w:rPr>
              <m:t>i</m:t>
            </m:r>
          </m:sub>
          <m:sup>
            <m:r>
              <w:rPr>
                <w:rFonts w:ascii="Cambria Math" w:hAnsi="Cambria Math"/>
              </w:rPr>
              <m:t>Abs</m:t>
            </m:r>
          </m:sup>
        </m:sSubSup>
      </m:oMath>
      <w:r w:rsidRPr="00185E42">
        <w:t xml:space="preserve"> and </w:t>
      </w:r>
      <m:oMath>
        <m:sSubSup>
          <m:sSubSupPr>
            <m:ctrlPr>
              <w:rPr>
                <w:rFonts w:ascii="Cambria Math" w:hAnsi="Cambria Math"/>
              </w:rPr>
            </m:ctrlPr>
          </m:sSubSupPr>
          <m:e>
            <m:r>
              <w:rPr>
                <w:rFonts w:ascii="Cambria Math" w:hAnsi="Cambria Math"/>
              </w:rPr>
              <m:t>f</m:t>
            </m:r>
          </m:e>
          <m:sub>
            <m:r>
              <w:rPr>
                <w:rFonts w:ascii="Cambria Math" w:hAnsi="Cambria Math"/>
              </w:rPr>
              <m:t>M</m:t>
            </m:r>
            <m:r>
              <m:rPr>
                <m:sty m:val="p"/>
              </m:rPr>
              <w:rPr>
                <w:rFonts w:ascii="Cambria Math" w:hAnsi="Cambria Math"/>
              </w:rPr>
              <m:t>,</m:t>
            </m:r>
            <m:r>
              <w:rPr>
                <w:rFonts w:ascii="Cambria Math" w:hAnsi="Cambria Math"/>
              </w:rPr>
              <m:t>i</m:t>
            </m:r>
          </m:sub>
          <m:sup>
            <m:r>
              <w:rPr>
                <w:rFonts w:ascii="Cambria Math" w:hAnsi="Cambria Math"/>
              </w:rPr>
              <m:t>Abs</m:t>
            </m:r>
          </m:sup>
        </m:sSubSup>
      </m:oMath>
      <w:r w:rsidRPr="00185E42">
        <w:t xml:space="preserve">, must be fulfilled </w:t>
      </w:r>
      <w:r w:rsidRPr="00806C0E">
        <w:t>for all partial masses in the shaft.</w:t>
      </w:r>
    </w:p>
    <w:p w14:paraId="56109D7B" w14:textId="77777777" w:rsidR="0052159B" w:rsidRPr="00806C0E" w:rsidRDefault="0052159B" w:rsidP="0052159B">
      <w:pPr>
        <w:pStyle w:val="MDPI31text"/>
      </w:pPr>
      <w:r w:rsidRPr="00806C0E">
        <w:t>The combination of displacement and rotations of the shaft takes the form:</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2159B" w:rsidRPr="00806C0E" w14:paraId="095AEF11" w14:textId="77777777" w:rsidTr="007D1FC7">
        <w:tc>
          <w:tcPr>
            <w:tcW w:w="7428" w:type="dxa"/>
          </w:tcPr>
          <w:p w14:paraId="5676635B" w14:textId="77777777" w:rsidR="0052159B" w:rsidRPr="00806C0E" w:rsidRDefault="0052159B" w:rsidP="007D1FC7">
            <w:pPr>
              <w:pStyle w:val="MDPI39equation"/>
              <w:ind w:left="0"/>
              <w:jc w:val="both"/>
            </w:pPr>
            <m:oMathPara>
              <m:oMath>
                <m:r>
                  <w:rPr>
                    <w:rFonts w:ascii="Cambria Math" w:hAnsi="Cambria Math"/>
                  </w:rPr>
                  <m:t>M</m:t>
                </m:r>
                <m:acc>
                  <m:accPr>
                    <m:chr m:val="̈"/>
                    <m:ctrlPr>
                      <w:rPr>
                        <w:rFonts w:ascii="Cambria Math" w:hAnsi="Cambria Math"/>
                        <w:i/>
                      </w:rPr>
                    </m:ctrlPr>
                  </m:accPr>
                  <m:e>
                    <m:r>
                      <w:rPr>
                        <w:rFonts w:ascii="Cambria Math" w:hAnsi="Cambria Math"/>
                      </w:rPr>
                      <m:t>q</m:t>
                    </m:r>
                  </m:e>
                </m:acc>
                <m:r>
                  <w:rPr>
                    <w:rFonts w:ascii="Cambria Math" w:hAnsi="Cambria Math"/>
                  </w:rPr>
                  <m:t>=f</m:t>
                </m:r>
              </m:oMath>
            </m:oMathPara>
          </w:p>
        </w:tc>
        <w:tc>
          <w:tcPr>
            <w:tcW w:w="431" w:type="dxa"/>
            <w:vAlign w:val="center"/>
          </w:tcPr>
          <w:p w14:paraId="16CE7493" w14:textId="77777777" w:rsidR="0052159B" w:rsidRPr="00806C0E" w:rsidRDefault="0052159B" w:rsidP="007D1FC7">
            <w:pPr>
              <w:pStyle w:val="MDPI3aequationnumber"/>
              <w:spacing w:line="260" w:lineRule="atLeast"/>
            </w:pPr>
            <w:r w:rsidRPr="00806C0E">
              <w:t>(3)</w:t>
            </w:r>
          </w:p>
        </w:tc>
      </w:tr>
    </w:tbl>
    <w:p w14:paraId="0092137B" w14:textId="4FBAE3FE" w:rsidR="0052159B" w:rsidRPr="00806C0E" w:rsidRDefault="0052159B" w:rsidP="00474B2F">
      <w:pPr>
        <w:pStyle w:val="MDPI32textnoindent"/>
      </w:pPr>
      <w:r w:rsidRPr="00806C0E">
        <w:t xml:space="preserve">where </w:t>
      </w:r>
      <m:oMath>
        <m:r>
          <w:rPr>
            <w:rFonts w:ascii="Cambria Math" w:hAnsi="Cambria Math"/>
          </w:rPr>
          <m:t>M</m:t>
        </m:r>
      </m:oMath>
      <w:r w:rsidRPr="00806C0E">
        <w:t xml:space="preserve"> represents the block-diagonal mass matrix of the shaft, consisting of the sub-matrices </w:t>
      </w:r>
      <m:oMath>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 xml:space="preserve">, </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oMath>
      <w:r w:rsidRPr="00806C0E">
        <w:t xml:space="preserve"> that make up each partial mass of the full shaft. Acceleration, </w:t>
      </w:r>
      <m:oMath>
        <m:acc>
          <m:accPr>
            <m:chr m:val="̈"/>
            <m:ctrlPr>
              <w:rPr>
                <w:rFonts w:ascii="Cambria Math" w:hAnsi="Cambria Math"/>
              </w:rPr>
            </m:ctrlPr>
          </m:accPr>
          <m:e>
            <m:r>
              <w:rPr>
                <w:rFonts w:ascii="Cambria Math" w:hAnsi="Cambria Math"/>
              </w:rPr>
              <m:t>q</m:t>
            </m:r>
          </m:e>
        </m:acc>
      </m:oMath>
      <w:r w:rsidRPr="00806C0E">
        <w:t xml:space="preserve">, represents the second derivative of the displacement vector of all partial masses, </w:t>
      </w:r>
      <m:oMath>
        <m:r>
          <w:rPr>
            <w:rFonts w:ascii="Cambria Math" w:hAnsi="Cambria Math"/>
          </w:rPr>
          <m:t>q</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e>
          <m:sup>
            <m:r>
              <w:rPr>
                <w:rFonts w:ascii="Cambria Math" w:hAnsi="Cambria Math"/>
              </w:rPr>
              <m:t>t</m:t>
            </m:r>
          </m:sup>
        </m:sSup>
      </m:oMath>
      <w:r w:rsidRPr="00806C0E">
        <w:t>. Each element of this</w:t>
      </w:r>
      <w:r w:rsidRPr="0022016C">
        <w:t xml:space="preserve"> </w:t>
      </w:r>
      <w:r w:rsidRPr="00806C0E">
        <w:t xml:space="preserve">vector has </w:t>
      </w:r>
      <w:r w:rsidR="00874E8E">
        <w:t>six</w:t>
      </w:r>
      <w:r w:rsidRPr="00806C0E">
        <w:t xml:space="preserve"> elements associated with it that represent the </w:t>
      </w:r>
      <w:r w:rsidR="00874E8E">
        <w:t>six</w:t>
      </w:r>
      <w:r w:rsidRPr="00806C0E">
        <w:t xml:space="preserve"> degrees of freedom</w:t>
      </w:r>
      <w:r w:rsidR="00806C0E" w:rsidRPr="00806C0E">
        <w:t>—</w:t>
      </w:r>
      <w:r w:rsidR="00874E8E">
        <w:t>three</w:t>
      </w:r>
      <w:r w:rsidRPr="00806C0E">
        <w:t xml:space="preserve"> rotational and </w:t>
      </w:r>
      <w:r w:rsidR="00874E8E">
        <w:t>three</w:t>
      </w:r>
      <w:r w:rsidRPr="00806C0E">
        <w:t xml:space="preserve"> translational (</w:t>
      </w:r>
      <m:oMath>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3</m:t>
                </m:r>
              </m:sub>
            </m:sSub>
            <m:r>
              <m:rPr>
                <m:sty m:val="p"/>
              </m:rPr>
              <w:rPr>
                <w:rFonts w:ascii="Cambria Math" w:hAnsi="Cambria Math"/>
              </w:rPr>
              <m:t>)</m:t>
            </m:r>
          </m:e>
          <m:sup>
            <m:r>
              <w:rPr>
                <w:rFonts w:ascii="Cambria Math" w:hAnsi="Cambria Math"/>
              </w:rPr>
              <m:t>t</m:t>
            </m:r>
          </m:sup>
        </m:sSup>
      </m:oMath>
      <w:r w:rsidRPr="00806C0E">
        <w:t>).</w:t>
      </w:r>
    </w:p>
    <w:p w14:paraId="7F0200EA" w14:textId="4FC965C2" w:rsidR="0052159B" w:rsidRPr="00806C0E" w:rsidRDefault="0052159B" w:rsidP="0052159B">
      <w:pPr>
        <w:pStyle w:val="MDPI31text"/>
      </w:pPr>
      <w:r w:rsidRPr="00806C0E">
        <w:t xml:space="preserve">The forces and moments acting on each partial mass are contained in </w:t>
      </w:r>
      <w:r w:rsidR="00874E8E">
        <w:t xml:space="preserve">the </w:t>
      </w:r>
      <w:r w:rsidRPr="00806C0E">
        <w:t xml:space="preserve">sub-vectors of force, </w:t>
      </w:r>
      <m:oMath>
        <m:r>
          <w:rPr>
            <w:rFonts w:ascii="Cambria Math" w:hAnsi="Cambria Math"/>
          </w:rPr>
          <m:t>f</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e>
            </m:d>
          </m:e>
          <m:sup>
            <m:r>
              <w:rPr>
                <w:rFonts w:ascii="Cambria Math" w:hAnsi="Cambria Math"/>
              </w:rPr>
              <m:t>t</m:t>
            </m:r>
          </m:sup>
        </m:sSup>
      </m:oMath>
      <w:r w:rsidRPr="00806C0E">
        <w:t>. These are split into a sum of internal force terms,</w:t>
      </w:r>
      <w:r w:rsidR="00A8075B" w:rsidRPr="00806C0E">
        <w:t xml:space="preserve"> </w:t>
      </w:r>
      <m:oMath>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int</m:t>
            </m:r>
          </m:sup>
        </m:sSubSup>
      </m:oMath>
      <w:r w:rsidRPr="00806C0E">
        <w:t>, external force terms,</w:t>
      </w:r>
      <w:r w:rsidR="00A8075B" w:rsidRPr="00806C0E">
        <w:t xml:space="preserve"> </w:t>
      </w:r>
      <m:oMath>
        <m:sSubSup>
          <m:sSubSupPr>
            <m:ctrlPr>
              <w:rPr>
                <w:rFonts w:ascii="Cambria Math" w:hAnsi="Cambria Math"/>
              </w:rPr>
            </m:ctrlPr>
          </m:sSubSupPr>
          <m:e>
            <m:r>
              <w:rPr>
                <w:rFonts w:ascii="Cambria Math" w:hAnsi="Cambria Math"/>
              </w:rPr>
              <m:t>f</m:t>
            </m:r>
          </m:e>
          <m:sub>
            <m:r>
              <w:rPr>
                <w:rFonts w:ascii="Cambria Math" w:hAnsi="Cambria Math"/>
              </w:rPr>
              <m:t>i</m:t>
            </m:r>
          </m:sub>
          <m:sup>
            <m:r>
              <w:rPr>
                <w:rFonts w:ascii="Cambria Math" w:hAnsi="Cambria Math"/>
              </w:rPr>
              <m:t>ext</m:t>
            </m:r>
          </m:sup>
        </m:sSubSup>
      </m:oMath>
      <w:r w:rsidRPr="00806C0E">
        <w:t xml:space="preserve"> and non-linear inertia terms, </w:t>
      </w:r>
      <m:oMath>
        <m:sSup>
          <m:sSupPr>
            <m:ctrlPr>
              <w:rPr>
                <w:rFonts w:ascii="Cambria Math" w:hAnsi="Cambria Math"/>
              </w:rPr>
            </m:ctrlPr>
          </m:sSupPr>
          <m:e>
            <m:r>
              <w:rPr>
                <w:rFonts w:ascii="Cambria Math" w:hAnsi="Cambria Math"/>
              </w:rPr>
              <m:t>p</m:t>
            </m:r>
          </m:e>
          <m:sup>
            <m:r>
              <m:rPr>
                <m:sty m:val="p"/>
              </m:rPr>
              <w:rPr>
                <w:rFonts w:ascii="Cambria Math" w:hAnsi="Cambria Math"/>
              </w:rPr>
              <m:t>*</m:t>
            </m:r>
          </m:sup>
        </m:sSup>
      </m:oMath>
      <w:r w:rsidRPr="00806C0E">
        <w:t>. As with the partial mass terms, these are made up of six elements, each representing a degree of freedom:</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2159B" w:rsidRPr="00806C0E" w14:paraId="781AA72D" w14:textId="77777777" w:rsidTr="007D1FC7">
        <w:tc>
          <w:tcPr>
            <w:tcW w:w="7428" w:type="dxa"/>
          </w:tcPr>
          <w:p w14:paraId="0AEA09CC" w14:textId="77777777" w:rsidR="0052159B" w:rsidRPr="00806C0E" w:rsidRDefault="00000000" w:rsidP="007D1FC7">
            <w:pPr>
              <w:pStyle w:val="MDPI39equation"/>
              <w:ind w:left="0"/>
              <w:jc w:val="both"/>
            </w:pPr>
            <m:oMathPara>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int</m:t>
                    </m:r>
                  </m:sup>
                </m:sSub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f</m:t>
                              </m:r>
                            </m:e>
                            <m:sub>
                              <m:r>
                                <w:rPr>
                                  <w:rFonts w:ascii="Cambria Math" w:hAnsi="Cambria Math"/>
                                </w:rPr>
                                <m:t>i,1</m:t>
                              </m:r>
                            </m:sub>
                            <m:sup>
                              <m:r>
                                <w:rPr>
                                  <w:rFonts w:ascii="Cambria Math" w:hAnsi="Cambria Math"/>
                                </w:rPr>
                                <m:t>int</m:t>
                              </m:r>
                            </m:sup>
                          </m:sSubSup>
                        </m:e>
                      </m:mr>
                      <m:mr>
                        <m:e>
                          <m:sSubSup>
                            <m:sSubSupPr>
                              <m:ctrlPr>
                                <w:rPr>
                                  <w:rFonts w:ascii="Cambria Math" w:hAnsi="Cambria Math"/>
                                  <w:i/>
                                </w:rPr>
                              </m:ctrlPr>
                            </m:sSubSupPr>
                            <m:e>
                              <m:r>
                                <w:rPr>
                                  <w:rFonts w:ascii="Cambria Math" w:hAnsi="Cambria Math"/>
                                </w:rPr>
                                <m:t>f</m:t>
                              </m:r>
                            </m:e>
                            <m:sub>
                              <m:r>
                                <w:rPr>
                                  <w:rFonts w:ascii="Cambria Math" w:hAnsi="Cambria Math"/>
                                </w:rPr>
                                <m:t>i,2</m:t>
                              </m:r>
                            </m:sub>
                            <m:sup>
                              <m:r>
                                <w:rPr>
                                  <w:rFonts w:ascii="Cambria Math" w:hAnsi="Cambria Math"/>
                                </w:rPr>
                                <m:t>int</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f</m:t>
                                    </m:r>
                                  </m:e>
                                  <m:sub>
                                    <m:r>
                                      <w:rPr>
                                        <w:rFonts w:ascii="Cambria Math" w:hAnsi="Cambria Math"/>
                                      </w:rPr>
                                      <m:t>i,3</m:t>
                                    </m:r>
                                  </m:sub>
                                  <m:sup>
                                    <m:r>
                                      <w:rPr>
                                        <w:rFonts w:ascii="Cambria Math" w:hAnsi="Cambria Math"/>
                                      </w:rPr>
                                      <m:t>int</m:t>
                                    </m:r>
                                  </m:sup>
                                </m:sSubSup>
                              </m:e>
                            </m:mr>
                            <m:mr>
                              <m:e>
                                <m:sSubSup>
                                  <m:sSubSupPr>
                                    <m:ctrlPr>
                                      <w:rPr>
                                        <w:rFonts w:ascii="Cambria Math" w:hAnsi="Cambria Math"/>
                                        <w:i/>
                                      </w:rPr>
                                    </m:ctrlPr>
                                  </m:sSubSupPr>
                                  <m:e>
                                    <m:r>
                                      <w:rPr>
                                        <w:rFonts w:ascii="Cambria Math" w:hAnsi="Cambria Math"/>
                                      </w:rPr>
                                      <m:t>f</m:t>
                                    </m:r>
                                  </m:e>
                                  <m:sub>
                                    <m:r>
                                      <w:rPr>
                                        <w:rFonts w:ascii="Cambria Math" w:hAnsi="Cambria Math"/>
                                      </w:rPr>
                                      <m:t>i,4</m:t>
                                    </m:r>
                                  </m:sub>
                                  <m:sup>
                                    <m:r>
                                      <w:rPr>
                                        <w:rFonts w:ascii="Cambria Math" w:hAnsi="Cambria Math"/>
                                      </w:rPr>
                                      <m:t>int</m:t>
                                    </m:r>
                                  </m:sup>
                                </m:sSubSup>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f</m:t>
                                          </m:r>
                                        </m:e>
                                        <m:sub>
                                          <m:r>
                                            <w:rPr>
                                              <w:rFonts w:ascii="Cambria Math" w:hAnsi="Cambria Math"/>
                                            </w:rPr>
                                            <m:t>i,5</m:t>
                                          </m:r>
                                        </m:sub>
                                        <m:sup>
                                          <m:r>
                                            <w:rPr>
                                              <w:rFonts w:ascii="Cambria Math" w:hAnsi="Cambria Math"/>
                                            </w:rPr>
                                            <m:t>int</m:t>
                                          </m:r>
                                        </m:sup>
                                      </m:sSubSup>
                                    </m:e>
                                  </m:mr>
                                  <m:mr>
                                    <m:e>
                                      <m:sSubSup>
                                        <m:sSubSupPr>
                                          <m:ctrlPr>
                                            <w:rPr>
                                              <w:rFonts w:ascii="Cambria Math" w:hAnsi="Cambria Math"/>
                                              <w:i/>
                                            </w:rPr>
                                          </m:ctrlPr>
                                        </m:sSubSupPr>
                                        <m:e>
                                          <m:r>
                                            <w:rPr>
                                              <w:rFonts w:ascii="Cambria Math" w:hAnsi="Cambria Math"/>
                                            </w:rPr>
                                            <m:t>f</m:t>
                                          </m:r>
                                        </m:e>
                                        <m:sub>
                                          <m:r>
                                            <w:rPr>
                                              <w:rFonts w:ascii="Cambria Math" w:hAnsi="Cambria Math"/>
                                            </w:rPr>
                                            <m:t>i,6</m:t>
                                          </m:r>
                                        </m:sub>
                                        <m:sup>
                                          <m:r>
                                            <w:rPr>
                                              <w:rFonts w:ascii="Cambria Math" w:hAnsi="Cambria Math"/>
                                            </w:rPr>
                                            <m:t>int</m:t>
                                          </m:r>
                                        </m:sup>
                                      </m:sSubSup>
                                    </m:e>
                                  </m:mr>
                                </m:m>
                              </m:e>
                            </m:mr>
                          </m:m>
                        </m:e>
                      </m:mr>
                    </m:m>
                  </m:e>
                </m:d>
              </m:oMath>
            </m:oMathPara>
          </w:p>
        </w:tc>
        <w:tc>
          <w:tcPr>
            <w:tcW w:w="431" w:type="dxa"/>
            <w:vAlign w:val="center"/>
          </w:tcPr>
          <w:p w14:paraId="4F868EA1" w14:textId="77777777" w:rsidR="0052159B" w:rsidRPr="00806C0E" w:rsidRDefault="0052159B" w:rsidP="007D1FC7">
            <w:pPr>
              <w:pStyle w:val="MDPI3aequationnumber"/>
              <w:spacing w:line="260" w:lineRule="atLeast"/>
            </w:pPr>
            <w:r w:rsidRPr="00806C0E">
              <w:t>(4)</w:t>
            </w:r>
          </w:p>
        </w:tc>
      </w:tr>
    </w:tbl>
    <w:p w14:paraId="318C70BF" w14:textId="77777777" w:rsidR="0052159B" w:rsidRPr="00806C0E" w:rsidRDefault="0052159B" w:rsidP="00474B2F">
      <w:pPr>
        <w:pStyle w:val="MDPI32textnoindent"/>
      </w:pPr>
      <w:r w:rsidRPr="00806C0E">
        <w:t xml:space="preserve">where each component of force, </w:t>
      </w:r>
      <m:oMath>
        <m:sSubSup>
          <m:sSubSupPr>
            <m:ctrlPr>
              <w:rPr>
                <w:rFonts w:ascii="Cambria Math" w:hAnsi="Cambria Math"/>
              </w:rPr>
            </m:ctrlPr>
          </m:sSubSupPr>
          <m:e>
            <m:r>
              <w:rPr>
                <w:rFonts w:ascii="Cambria Math" w:hAnsi="Cambria Math"/>
              </w:rPr>
              <m:t>f</m:t>
            </m:r>
          </m:e>
          <m:sub>
            <m:r>
              <w:rPr>
                <w:rFonts w:ascii="Cambria Math" w:hAnsi="Cambria Math"/>
              </w:rPr>
              <m:t>i</m:t>
            </m:r>
            <m:r>
              <m:rPr>
                <m:sty m:val="p"/>
              </m:rPr>
              <w:rPr>
                <w:rFonts w:ascii="Cambria Math" w:hAnsi="Cambria Math"/>
              </w:rPr>
              <m:t>,</m:t>
            </m:r>
            <m:r>
              <w:rPr>
                <w:rFonts w:ascii="Cambria Math" w:hAnsi="Cambria Math"/>
              </w:rPr>
              <m:t>k</m:t>
            </m:r>
          </m:sub>
          <m:sup>
            <m:r>
              <w:rPr>
                <w:rFonts w:ascii="Cambria Math" w:hAnsi="Cambria Math"/>
              </w:rPr>
              <m:t>int</m:t>
            </m:r>
          </m:sup>
        </m:sSubSup>
        <m:r>
          <m:rPr>
            <m:sty m:val="p"/>
          </m:rPr>
          <w:rPr>
            <w:rFonts w:ascii="Cambria Math" w:hAnsi="Cambria Math"/>
          </w:rPr>
          <m:t>,</m:t>
        </m:r>
        <m:r>
          <w:rPr>
            <w:rFonts w:ascii="Cambria Math" w:hAnsi="Cambria Math"/>
          </w:rPr>
          <m:t>k</m:t>
        </m:r>
        <m:r>
          <m:rPr>
            <m:sty m:val="p"/>
          </m:rPr>
          <w:rPr>
            <w:rFonts w:ascii="Cambria Math" w:hAnsi="Cambria Math"/>
          </w:rPr>
          <m:t>=1,…,6</m:t>
        </m:r>
      </m:oMath>
      <w:r w:rsidRPr="00806C0E">
        <w:t xml:space="preserve"> is evaluated using the linear-elastic approach.</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2159B" w:rsidRPr="00806C0E" w14:paraId="467CF0DC" w14:textId="77777777" w:rsidTr="007D1FC7">
        <w:tc>
          <w:tcPr>
            <w:tcW w:w="7428" w:type="dxa"/>
          </w:tcPr>
          <w:p w14:paraId="73CE0B8D" w14:textId="77777777" w:rsidR="0052159B" w:rsidRPr="00806C0E" w:rsidRDefault="00000000" w:rsidP="007D1FC7">
            <w:pPr>
              <w:pStyle w:val="MDPI39equation"/>
              <w:ind w:left="0"/>
              <w:jc w:val="both"/>
            </w:pPr>
            <m:oMathPara>
              <m:oMath>
                <m:sSubSup>
                  <m:sSubSupPr>
                    <m:ctrlPr>
                      <w:rPr>
                        <w:rFonts w:ascii="Cambria Math" w:hAnsi="Cambria Math"/>
                        <w:i/>
                      </w:rPr>
                    </m:ctrlPr>
                  </m:sSubSupPr>
                  <m:e>
                    <m:r>
                      <w:rPr>
                        <w:rFonts w:ascii="Cambria Math" w:hAnsi="Cambria Math"/>
                      </w:rPr>
                      <m:t>f</m:t>
                    </m:r>
                  </m:e>
                  <m:sub>
                    <m:r>
                      <w:rPr>
                        <w:rFonts w:ascii="Cambria Math" w:hAnsi="Cambria Math"/>
                      </w:rPr>
                      <m:t>i,k</m:t>
                    </m:r>
                  </m:sub>
                  <m:sup>
                    <m:r>
                      <w:rPr>
                        <w:rFonts w:ascii="Cambria Math" w:hAnsi="Cambria Math"/>
                      </w:rPr>
                      <m:t>int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6.n</m:t>
                    </m:r>
                  </m:sup>
                  <m:e>
                    <m:sSubSup>
                      <m:sSubSupPr>
                        <m:ctrlPr>
                          <w:rPr>
                            <w:rFonts w:ascii="Cambria Math" w:hAnsi="Cambria Math"/>
                            <w:i/>
                          </w:rPr>
                        </m:ctrlPr>
                      </m:sSubSupPr>
                      <m:e>
                        <m:r>
                          <w:rPr>
                            <w:rFonts w:ascii="Cambria Math" w:hAnsi="Cambria Math"/>
                          </w:rPr>
                          <m:t>f</m:t>
                        </m:r>
                      </m:e>
                      <m:sub>
                        <m:r>
                          <w:rPr>
                            <w:rFonts w:ascii="Cambria Math" w:hAnsi="Cambria Math"/>
                          </w:rPr>
                          <m:t>i,j,k</m:t>
                        </m:r>
                      </m:sub>
                      <m:sup>
                        <m:r>
                          <w:rPr>
                            <w:rFonts w:ascii="Cambria Math" w:hAnsi="Cambria Math"/>
                          </w:rPr>
                          <m:t>int</m:t>
                        </m:r>
                      </m:sup>
                    </m:sSubSup>
                  </m:e>
                </m:nary>
              </m:oMath>
            </m:oMathPara>
          </w:p>
        </w:tc>
        <w:tc>
          <w:tcPr>
            <w:tcW w:w="431" w:type="dxa"/>
            <w:vAlign w:val="center"/>
          </w:tcPr>
          <w:p w14:paraId="429E1AF5" w14:textId="77777777" w:rsidR="0052159B" w:rsidRPr="00806C0E" w:rsidRDefault="0052159B" w:rsidP="007D1FC7">
            <w:pPr>
              <w:pStyle w:val="MDPI3aequationnumber"/>
              <w:spacing w:line="260" w:lineRule="atLeast"/>
            </w:pPr>
            <w:r w:rsidRPr="00806C0E">
              <w:t>(5)</w:t>
            </w:r>
          </w:p>
        </w:tc>
      </w:tr>
      <w:tr w:rsidR="0052159B" w:rsidRPr="00806C0E" w14:paraId="4153D928" w14:textId="77777777" w:rsidTr="007D1FC7">
        <w:tc>
          <w:tcPr>
            <w:tcW w:w="7428" w:type="dxa"/>
          </w:tcPr>
          <w:p w14:paraId="4231092E" w14:textId="77777777" w:rsidR="0052159B" w:rsidRPr="00806C0E" w:rsidRDefault="00000000" w:rsidP="007D1FC7">
            <w:pPr>
              <w:pStyle w:val="MDPI39equation"/>
              <w:ind w:left="0"/>
              <w:jc w:val="both"/>
              <w:rPr>
                <w:rFonts w:ascii="Cambria Math" w:hAnsi="Cambria Math"/>
                <w:oMath/>
              </w:rPr>
            </w:pPr>
            <m:oMathPara>
              <m:oMath>
                <m:sSubSup>
                  <m:sSubSupPr>
                    <m:ctrlPr>
                      <w:rPr>
                        <w:rFonts w:ascii="Cambria Math" w:hAnsi="Cambria Math"/>
                        <w:i/>
                      </w:rPr>
                    </m:ctrlPr>
                  </m:sSubSupPr>
                  <m:e>
                    <m:r>
                      <w:rPr>
                        <w:rFonts w:ascii="Cambria Math" w:hAnsi="Cambria Math"/>
                      </w:rPr>
                      <m:t>f</m:t>
                    </m:r>
                  </m:e>
                  <m:sub>
                    <m:r>
                      <w:rPr>
                        <w:rFonts w:ascii="Cambria Math" w:hAnsi="Cambria Math"/>
                      </w:rPr>
                      <m:t>i,j,k</m:t>
                    </m:r>
                  </m:sub>
                  <m:sup>
                    <m:r>
                      <w:rPr>
                        <w:rFonts w:ascii="Cambria Math" w:hAnsi="Cambria Math"/>
                      </w:rPr>
                      <m:t>int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i,j,k</m:t>
                        </m:r>
                      </m:sub>
                    </m:sSub>
                    <m:sSub>
                      <m:sSubPr>
                        <m:ctrlPr>
                          <w:rPr>
                            <w:rFonts w:ascii="Cambria Math" w:hAnsi="Cambria Math"/>
                            <w:i/>
                          </w:rPr>
                        </m:ctrlPr>
                      </m:sSubPr>
                      <m:e>
                        <m:r>
                          <w:rPr>
                            <w:rFonts w:ascii="Cambria Math" w:hAnsi="Cambria Math"/>
                          </w:rPr>
                          <m:t>q</m:t>
                        </m:r>
                      </m:e>
                      <m:sub>
                        <m:r>
                          <w:rPr>
                            <w:rFonts w:ascii="Cambria Math" w:hAnsi="Cambria Math"/>
                          </w:rPr>
                          <m:t>k</m:t>
                        </m:r>
                      </m:sub>
                    </m:sSub>
                  </m:e>
                </m:d>
              </m:oMath>
            </m:oMathPara>
          </w:p>
        </w:tc>
        <w:tc>
          <w:tcPr>
            <w:tcW w:w="431" w:type="dxa"/>
            <w:vAlign w:val="center"/>
          </w:tcPr>
          <w:p w14:paraId="6E39FAB5" w14:textId="77777777" w:rsidR="0052159B" w:rsidRPr="00806C0E" w:rsidRDefault="0052159B" w:rsidP="007D1FC7">
            <w:pPr>
              <w:pStyle w:val="MDPI3aequationnumber"/>
              <w:spacing w:line="260" w:lineRule="atLeast"/>
            </w:pPr>
            <w:r w:rsidRPr="00806C0E">
              <w:t>(6)</w:t>
            </w:r>
          </w:p>
        </w:tc>
      </w:tr>
    </w:tbl>
    <w:p w14:paraId="48BEA07B" w14:textId="49455DDB" w:rsidR="0052159B" w:rsidRPr="00806C0E" w:rsidRDefault="0052159B" w:rsidP="00474B2F">
      <w:pPr>
        <w:pStyle w:val="MDPI32textnoindent"/>
      </w:pPr>
      <w:r w:rsidRPr="00806C0E">
        <w:t xml:space="preserve">where </w:t>
      </w:r>
      <m:oMath>
        <m:r>
          <w:rPr>
            <w:rFonts w:ascii="Cambria Math" w:hAnsi="Cambria Math"/>
          </w:rPr>
          <m:t>d</m:t>
        </m:r>
      </m:oMath>
      <w:r w:rsidRPr="00806C0E">
        <w:t xml:space="preserve"> and </w:t>
      </w:r>
      <w:r w:rsidRPr="00806C0E">
        <w:rPr>
          <w:i/>
          <w:iCs/>
        </w:rPr>
        <w:t xml:space="preserve">k </w:t>
      </w:r>
      <w:r w:rsidRPr="00806C0E">
        <w:t>represent the material damping and stiffness coefficients, respectively.</w:t>
      </w:r>
    </w:p>
    <w:p w14:paraId="541F7D6D" w14:textId="77777777" w:rsidR="0052159B" w:rsidRPr="00806C0E" w:rsidRDefault="0052159B" w:rsidP="0052159B">
      <w:pPr>
        <w:pStyle w:val="MDPI31text"/>
      </w:pPr>
      <w:r w:rsidRPr="00806C0E">
        <w:t xml:space="preserve">Grouping the damping and stiffness coefficients into one matrix gives the equation of motion after rearrangement. This equation represents the behaviour of the total system of rigid partial masses that make up the shaft, and considers both general global motion and small body motion (vibrations) </w:t>
      </w:r>
      <w:r w:rsidRPr="00806C0E">
        <w:rPr>
          <w:noProof/>
        </w:rPr>
        <w:t>[30]</w:t>
      </w:r>
      <w:r w:rsidRPr="00806C0E">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2159B" w:rsidRPr="00806C0E" w14:paraId="0B105ECB" w14:textId="77777777" w:rsidTr="007D1FC7">
        <w:tc>
          <w:tcPr>
            <w:tcW w:w="7428" w:type="dxa"/>
          </w:tcPr>
          <w:p w14:paraId="571BAA45" w14:textId="3DED8498" w:rsidR="0052159B" w:rsidRPr="00806C0E" w:rsidRDefault="0052159B" w:rsidP="007D1FC7">
            <w:pPr>
              <w:pStyle w:val="MDPI39equation"/>
              <w:ind w:left="0"/>
              <w:jc w:val="both"/>
            </w:pPr>
            <m:oMathPara>
              <m:oMath>
                <m:r>
                  <w:rPr>
                    <w:rFonts w:ascii="Cambria Math" w:hAnsi="Cambria Math"/>
                  </w:rPr>
                  <m:t>M</m:t>
                </m:r>
                <w:commentRangeStart w:id="26"/>
                <w:commentRangeStart w:id="27"/>
                <m:r>
                  <w:del w:id="28" w:author="Harry Questa" w:date="2023-01-09T18:57:00Z">
                    <w:rPr>
                      <w:rFonts w:ascii="Cambria Math" w:hAnsi="Cambria Math"/>
                      <w:highlight w:val="yellow"/>
                    </w:rPr>
                    <m:t>.</m:t>
                  </w:del>
                </m:r>
                <w:commentRangeEnd w:id="26"/>
                <m:r>
                  <m:rPr>
                    <m:sty m:val="p"/>
                  </m:rPr>
                  <w:rPr>
                    <w:rStyle w:val="CommentReference"/>
                    <w:rFonts w:eastAsia="SimSun"/>
                    <w:noProof/>
                    <w:snapToGrid/>
                    <w:lang w:eastAsia="zh-CN" w:bidi="ar-SA"/>
                  </w:rPr>
                  <w:commentReference w:id="26"/>
                </m:r>
                <w:commentRangeEnd w:id="27"/>
                <m:r>
                  <m:rPr>
                    <m:sty m:val="p"/>
                  </m:rPr>
                  <w:rPr>
                    <w:rStyle w:val="CommentReference"/>
                    <w:rFonts w:eastAsia="SimSun"/>
                    <w:noProof/>
                    <w:snapToGrid/>
                    <w:lang w:eastAsia="zh-CN" w:bidi="ar-SA"/>
                  </w:rPr>
                  <w:commentReference w:id="27"/>
                </m:r>
                <m:acc>
                  <m:accPr>
                    <m:chr m:val="̈"/>
                    <m:ctrlPr>
                      <w:rPr>
                        <w:rFonts w:ascii="Cambria Math" w:hAnsi="Cambria Math"/>
                        <w:i/>
                      </w:rPr>
                    </m:ctrlPr>
                  </m:accPr>
                  <m:e>
                    <m:r>
                      <w:rPr>
                        <w:rFonts w:ascii="Cambria Math" w:hAnsi="Cambria Math"/>
                      </w:rPr>
                      <m:t>q</m:t>
                    </m:r>
                  </m:e>
                </m:acc>
                <m:r>
                  <w:rPr>
                    <w:rFonts w:ascii="Cambria Math" w:hAnsi="Cambria Math"/>
                  </w:rPr>
                  <m:t>+D</m:t>
                </m:r>
                <m:r>
                  <w:del w:id="29" w:author="Harry Questa" w:date="2023-01-09T18:57:00Z">
                    <w:rPr>
                      <w:rFonts w:ascii="Cambria Math" w:hAnsi="Cambria Math"/>
                    </w:rPr>
                    <m:t>.</m:t>
                  </w:del>
                </m:r>
                <m:acc>
                  <m:accPr>
                    <m:chr m:val="̇"/>
                    <m:ctrlPr>
                      <w:rPr>
                        <w:rFonts w:ascii="Cambria Math" w:hAnsi="Cambria Math"/>
                        <w:i/>
                      </w:rPr>
                    </m:ctrlPr>
                  </m:accPr>
                  <m:e>
                    <m:r>
                      <w:rPr>
                        <w:rFonts w:ascii="Cambria Math" w:hAnsi="Cambria Math"/>
                      </w:rPr>
                      <m:t>q</m:t>
                    </m:r>
                  </m:e>
                </m:acc>
                <m:r>
                  <w:rPr>
                    <w:rFonts w:ascii="Cambria Math" w:hAnsi="Cambria Math"/>
                  </w:rPr>
                  <m:t>+K</m:t>
                </m:r>
                <m:r>
                  <w:del w:id="30" w:author="Harry Questa" w:date="2023-01-09T18:57:00Z">
                    <w:rPr>
                      <w:rFonts w:ascii="Cambria Math" w:hAnsi="Cambria Math"/>
                    </w:rPr>
                    <m:t>.</m:t>
                  </w:del>
                </m:r>
                <m:r>
                  <w:rPr>
                    <w:rFonts w:ascii="Cambria Math" w:hAnsi="Cambria Math"/>
                  </w:rPr>
                  <m:t>q=</m:t>
                </m:r>
                <m:sSup>
                  <m:sSupPr>
                    <m:ctrlPr>
                      <w:rPr>
                        <w:rFonts w:ascii="Cambria Math" w:hAnsi="Cambria Math"/>
                        <w:i/>
                      </w:rPr>
                    </m:ctrlPr>
                  </m:sSupPr>
                  <m:e>
                    <m:r>
                      <w:rPr>
                        <w:rFonts w:ascii="Cambria Math" w:hAnsi="Cambria Math"/>
                      </w:rPr>
                      <m:t>f</m:t>
                    </m:r>
                  </m:e>
                  <m:sup>
                    <m:r>
                      <w:rPr>
                        <w:rFonts w:ascii="Cambria Math" w:hAnsi="Cambria Math"/>
                      </w:rPr>
                      <m:t>ext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m:oMathPara>
          </w:p>
        </w:tc>
        <w:tc>
          <w:tcPr>
            <w:tcW w:w="431" w:type="dxa"/>
            <w:vAlign w:val="center"/>
          </w:tcPr>
          <w:p w14:paraId="5B5FF394" w14:textId="77777777" w:rsidR="0052159B" w:rsidRPr="00806C0E" w:rsidRDefault="0052159B" w:rsidP="007D1FC7">
            <w:pPr>
              <w:pStyle w:val="MDPI3aequationnumber"/>
              <w:spacing w:line="260" w:lineRule="atLeast"/>
            </w:pPr>
            <w:r w:rsidRPr="00806C0E">
              <w:t>(7)</w:t>
            </w:r>
          </w:p>
        </w:tc>
      </w:tr>
    </w:tbl>
    <w:p w14:paraId="0E11460D" w14:textId="7C519F2F" w:rsidR="0052159B" w:rsidRPr="00806C0E" w:rsidRDefault="0052159B" w:rsidP="00474B2F">
      <w:pPr>
        <w:pStyle w:val="MDPI31text"/>
      </w:pPr>
      <w:r w:rsidRPr="00806C0E">
        <w:t xml:space="preserve">The vector of external forces and moments, </w:t>
      </w:r>
      <m:oMath>
        <m:sSup>
          <m:sSupPr>
            <m:ctrlPr>
              <w:rPr>
                <w:rFonts w:ascii="Cambria Math" w:hAnsi="Cambria Math"/>
              </w:rPr>
            </m:ctrlPr>
          </m:sSupPr>
          <m:e>
            <m:r>
              <w:rPr>
                <w:rFonts w:ascii="Cambria Math" w:hAnsi="Cambria Math"/>
              </w:rPr>
              <m:t>f</m:t>
            </m:r>
          </m:e>
          <m:sup>
            <m:r>
              <w:rPr>
                <w:rFonts w:ascii="Cambria Math" w:hAnsi="Cambria Math"/>
              </w:rPr>
              <m:t>ext</m:t>
            </m:r>
          </m:sup>
        </m:sSup>
      </m:oMath>
      <w:r w:rsidRPr="00806C0E">
        <w:t xml:space="preserve">, is the sum of excitation forces, </w:t>
      </w:r>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oMath>
      <w:r w:rsidRPr="00806C0E">
        <w:t xml:space="preserve">, and external loads, </w:t>
      </w:r>
      <m:oMath>
        <m:sSup>
          <m:sSupPr>
            <m:ctrlPr>
              <w:rPr>
                <w:rFonts w:ascii="Cambria Math" w:hAnsi="Cambria Math"/>
              </w:rPr>
            </m:ctrlPr>
          </m:sSupPr>
          <m:e>
            <m:r>
              <w:rPr>
                <w:rFonts w:ascii="Cambria Math" w:hAnsi="Cambria Math"/>
              </w:rPr>
              <m:t>f</m:t>
            </m:r>
          </m:e>
          <m:sup>
            <m:r>
              <w:rPr>
                <w:rFonts w:ascii="Cambria Math" w:hAnsi="Cambria Math"/>
              </w:rPr>
              <m:t>a</m:t>
            </m:r>
          </m:sup>
        </m:sSup>
      </m:oMath>
      <w:r w:rsidRPr="00806C0E">
        <w:t xml:space="preserve">. </w:t>
      </w:r>
      <w:r w:rsidR="003D6469">
        <w:t>The e</w:t>
      </w:r>
      <w:r w:rsidRPr="00806C0E">
        <w:t>xternal loads and moments</w:t>
      </w:r>
      <w:r w:rsidRPr="0022016C">
        <w:t xml:space="preserve"> applied to the shaft</w:t>
      </w:r>
      <w:r>
        <w:t xml:space="preserve">, </w:t>
      </w:r>
      <m:oMath>
        <m:sSup>
          <m:sSupPr>
            <m:ctrlPr>
              <w:rPr>
                <w:rFonts w:ascii="Cambria Math" w:hAnsi="Cambria Math"/>
              </w:rPr>
            </m:ctrlPr>
          </m:sSupPr>
          <m:e>
            <m:r>
              <w:rPr>
                <w:rFonts w:ascii="Cambria Math" w:hAnsi="Cambria Math"/>
              </w:rPr>
              <m:t>f</m:t>
            </m:r>
          </m:e>
          <m:sup>
            <m:r>
              <w:rPr>
                <w:rFonts w:ascii="Cambria Math" w:hAnsi="Cambria Math"/>
              </w:rPr>
              <m:t>a</m:t>
            </m:r>
          </m:sup>
        </m:sSup>
      </m:oMath>
      <w:r>
        <w:t>,</w:t>
      </w:r>
      <w:r w:rsidRPr="0022016C">
        <w:t xml:space="preserve"> are determined functions given in time </w:t>
      </w:r>
      <w:r w:rsidRPr="00806C0E">
        <w:t xml:space="preserve">and are input as both time-varying and static loads on the system. The non-linear excitation force term, </w:t>
      </w:r>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oMath>
      <w:r w:rsidRPr="00806C0E">
        <w:t>, represents the reaction forces from the lubricated component level bearing model.</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2159B" w:rsidRPr="00806C0E" w14:paraId="78DA8FF1" w14:textId="77777777" w:rsidTr="007D1FC7">
        <w:tc>
          <w:tcPr>
            <w:tcW w:w="7428" w:type="dxa"/>
          </w:tcPr>
          <w:p w14:paraId="47B90BF5" w14:textId="77777777" w:rsidR="0052159B" w:rsidRPr="00806C0E" w:rsidRDefault="00000000" w:rsidP="007D1FC7">
            <w:pPr>
              <w:pStyle w:val="MDPI39equation"/>
              <w:ind w:left="0"/>
              <w:jc w:val="both"/>
            </w:pPr>
            <m:oMathPara>
              <m:oMath>
                <m:sSup>
                  <m:sSupPr>
                    <m:ctrlPr>
                      <w:rPr>
                        <w:rFonts w:ascii="Cambria Math" w:hAnsi="Cambria Math"/>
                        <w:i/>
                      </w:rPr>
                    </m:ctrlPr>
                  </m:sSupPr>
                  <m:e>
                    <m:r>
                      <w:rPr>
                        <w:rFonts w:ascii="Cambria Math" w:hAnsi="Cambria Math"/>
                      </w:rPr>
                      <m:t>f</m:t>
                    </m:r>
                  </m:e>
                  <m:sup>
                    <m:r>
                      <w:rPr>
                        <w:rFonts w:ascii="Cambria Math" w:hAnsi="Cambria Math"/>
                      </w:rPr>
                      <m:t>ext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m:rPr>
                    <m:sty m:val="p"/>
                  </m:rP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a</m:t>
                    </m:r>
                  </m:sup>
                </m:sSup>
                <m:r>
                  <w:rPr>
                    <w:rFonts w:ascii="Cambria Math" w:hAnsi="Cambria Math"/>
                  </w:rPr>
                  <m:t xml:space="preserve"> </m:t>
                </m:r>
              </m:oMath>
            </m:oMathPara>
          </w:p>
        </w:tc>
        <w:tc>
          <w:tcPr>
            <w:tcW w:w="431" w:type="dxa"/>
            <w:vAlign w:val="center"/>
          </w:tcPr>
          <w:p w14:paraId="210C886D" w14:textId="77777777" w:rsidR="0052159B" w:rsidRPr="00806C0E" w:rsidRDefault="0052159B" w:rsidP="007D1FC7">
            <w:pPr>
              <w:pStyle w:val="MDPI3aequationnumber"/>
              <w:spacing w:line="260" w:lineRule="atLeast"/>
            </w:pPr>
            <w:r w:rsidRPr="00806C0E">
              <w:t>(8)</w:t>
            </w:r>
          </w:p>
        </w:tc>
      </w:tr>
    </w:tbl>
    <w:p w14:paraId="73D1024A" w14:textId="5B31017B" w:rsidR="0052159B" w:rsidRPr="002143F6" w:rsidRDefault="0052159B" w:rsidP="00474B2F">
      <w:pPr>
        <w:pStyle w:val="MDPI31text"/>
        <w:rPr>
          <w:lang w:val="en-GB"/>
        </w:rPr>
      </w:pPr>
      <w:r w:rsidRPr="00806C0E">
        <w:rPr>
          <w:lang w:val="en-GB"/>
        </w:rPr>
        <w:t xml:space="preserve">Partial mass displacements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i</m:t>
            </m:r>
          </m:sub>
        </m:sSub>
      </m:oMath>
      <w:r w:rsidRPr="00806C0E">
        <w:rPr>
          <w:lang w:val="en-GB"/>
        </w:rPr>
        <w:t>) and velocities</w:t>
      </w:r>
      <m:oMath>
        <m:r>
          <w:rPr>
            <w:rFonts w:ascii="Cambria Math" w:hAnsi="Cambria Math"/>
            <w:lang w:val="en-GB"/>
          </w:rPr>
          <m:t xml:space="preserve"> (</m:t>
        </m:r>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i</m:t>
            </m:r>
          </m:sub>
        </m:sSub>
      </m:oMath>
      <w:r w:rsidRPr="00806C0E">
        <w:rPr>
          <w:lang w:val="en-GB"/>
        </w:rPr>
        <w:t>) at the bearing locations are output from the dynamic model and used as</w:t>
      </w:r>
      <w:r w:rsidRPr="00EE5084">
        <w:rPr>
          <w:lang w:val="en-GB"/>
        </w:rPr>
        <w:t xml:space="preserve"> boundary conditions within </w:t>
      </w:r>
      <w:r>
        <w:rPr>
          <w:lang w:val="en-GB"/>
        </w:rPr>
        <w:t>the</w:t>
      </w:r>
      <w:r w:rsidRPr="00EE5084">
        <w:rPr>
          <w:lang w:val="en-GB"/>
        </w:rPr>
        <w:t xml:space="preserve"> lubricated component level bearing model at each time step of the simulation. This model returns resultant forces and torques on the inner race of each bearing</w:t>
      </w:r>
      <w:r w:rsidRPr="00EE5084">
        <w:rPr>
          <w:i/>
          <w:lang w:val="en-GB"/>
        </w:rPr>
        <w:t xml:space="preserve"> </w:t>
      </w:r>
      <w:r w:rsidRPr="00EE5084">
        <w:rPr>
          <w:iCs/>
          <w:lang w:val="en-GB"/>
        </w:rPr>
        <w:t>(</w:t>
      </w:r>
      <m:oMath>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m:t>
            </m:r>
          </m:sup>
        </m:sSubSup>
      </m:oMath>
      <w:r w:rsidRPr="00EE5084">
        <w:rPr>
          <w:lang w:val="en-GB"/>
        </w:rPr>
        <w:t xml:space="preserve">) which are then used to solve the equation of motion (Equation </w:t>
      </w:r>
      <w:r w:rsidR="009D50BC">
        <w:rPr>
          <w:lang w:val="en-GB"/>
        </w:rPr>
        <w:t>(</w:t>
      </w:r>
      <w:r>
        <w:rPr>
          <w:lang w:val="en-GB"/>
        </w:rPr>
        <w:t>7</w:t>
      </w:r>
      <w:r w:rsidR="009D50BC">
        <w:rPr>
          <w:lang w:val="en-GB"/>
        </w:rPr>
        <w:t>)</w:t>
      </w:r>
      <w:r w:rsidRPr="00EE5084">
        <w:rPr>
          <w:lang w:val="en-GB"/>
        </w:rPr>
        <w:t>) within the dynamic model (see Figure 1).</w:t>
      </w:r>
    </w:p>
    <w:p w14:paraId="3451C6E5" w14:textId="4CB8C4E9" w:rsidR="0052159B" w:rsidRPr="00BB58C4" w:rsidRDefault="00E14F70" w:rsidP="00E14F70">
      <w:pPr>
        <w:pStyle w:val="MDPI22heading2"/>
        <w:spacing w:before="240"/>
      </w:pPr>
      <w:r>
        <w:t xml:space="preserve">2.2. </w:t>
      </w:r>
      <w:r w:rsidR="0052159B" w:rsidRPr="00BB58C4">
        <w:t>Lubricated Component Level Model</w:t>
      </w:r>
    </w:p>
    <w:p w14:paraId="40481C54" w14:textId="77777777" w:rsidR="0052159B" w:rsidRDefault="0052159B" w:rsidP="00474B2F">
      <w:pPr>
        <w:pStyle w:val="MDPI31text"/>
        <w:rPr>
          <w:lang w:val="en-GB"/>
        </w:rPr>
      </w:pPr>
      <w:r w:rsidRPr="00BB58C4">
        <w:rPr>
          <w:lang w:val="en-GB"/>
        </w:rPr>
        <w:t xml:space="preserve">The displacement and velocity vectors from each node connecting the shaft to the bearings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i</m:t>
            </m:r>
          </m:sub>
        </m:sSub>
      </m:oMath>
      <w:r w:rsidRPr="00BB58C4">
        <w:rPr>
          <w:iCs/>
          <w:lang w:val="en-GB"/>
        </w:rPr>
        <w:t xml:space="preserve"> and </w:t>
      </w:r>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q</m:t>
                </m:r>
              </m:e>
            </m:acc>
          </m:e>
          <m:sub>
            <m:r>
              <w:rPr>
                <w:rFonts w:ascii="Cambria Math" w:hAnsi="Cambria Math"/>
                <w:lang w:val="en-GB"/>
              </w:rPr>
              <m:t>i</m:t>
            </m:r>
          </m:sub>
        </m:sSub>
      </m:oMath>
      <w:r w:rsidRPr="00BB58C4">
        <w:rPr>
          <w:lang w:val="en-GB"/>
        </w:rPr>
        <w:t xml:space="preserve"> respectively)</w:t>
      </w:r>
      <w:r w:rsidRPr="00BB58C4">
        <w:rPr>
          <w:iCs/>
          <w:lang w:val="en-GB"/>
        </w:rPr>
        <w:t xml:space="preserve"> comprise</w:t>
      </w:r>
      <w:r w:rsidRPr="00BB58C4">
        <w:rPr>
          <w:lang w:val="en-GB"/>
        </w:rPr>
        <w:t xml:space="preserve"> six-DOF. For this lateral DOF model, translations in </w:t>
      </w:r>
      <m:oMath>
        <m:r>
          <w:rPr>
            <w:rFonts w:ascii="Cambria Math" w:hAnsi="Cambria Math"/>
            <w:lang w:val="en-GB"/>
          </w:rPr>
          <m:t>z</m:t>
        </m:r>
      </m:oMath>
      <w:r w:rsidRPr="00BB58C4">
        <w:rPr>
          <w:lang w:val="en-GB"/>
        </w:rPr>
        <w:t xml:space="preserve"> and </w:t>
      </w:r>
      <m:oMath>
        <m:r>
          <w:rPr>
            <w:rFonts w:ascii="Cambria Math" w:hAnsi="Cambria Math"/>
            <w:lang w:val="en-GB"/>
          </w:rPr>
          <m:t>y</m:t>
        </m:r>
      </m:oMath>
      <w:r w:rsidRPr="00BB58C4">
        <w:rPr>
          <w:lang w:val="en-GB"/>
        </w:rPr>
        <w:t xml:space="preserve"> are considered, as well as angular displacement around the rotational axis, </w:t>
      </w:r>
      <m:oMath>
        <m:r>
          <w:rPr>
            <w:rFonts w:ascii="Cambria Math" w:hAnsi="Cambria Math"/>
            <w:lang w:val="en-GB"/>
          </w:rPr>
          <m:t>x</m:t>
        </m:r>
      </m:oMath>
      <w:r w:rsidRPr="00BB58C4">
        <w:rPr>
          <w:lang w:val="en-GB"/>
        </w:rPr>
        <w:t>. A</w:t>
      </w:r>
      <w:r w:rsidRPr="00A73C1B">
        <w:rPr>
          <w:lang w:val="en-GB"/>
        </w:rPr>
        <w:t xml:space="preserve"> schematic of the bearing is shown in Figure 3.</w:t>
      </w:r>
    </w:p>
    <w:p w14:paraId="51FD4F58" w14:textId="77777777" w:rsidR="0052159B" w:rsidRPr="0093032C" w:rsidRDefault="0052159B" w:rsidP="00474B2F">
      <w:pPr>
        <w:pStyle w:val="MDPI52figure"/>
        <w:ind w:left="2608"/>
        <w:jc w:val="left"/>
      </w:pPr>
      <w:r w:rsidRPr="0093032C">
        <w:rPr>
          <w:noProof/>
        </w:rPr>
        <w:lastRenderedPageBreak/>
        <w:drawing>
          <wp:inline distT="0" distB="0" distL="0" distR="0" wp14:anchorId="24C33AAA" wp14:editId="6A33C44A">
            <wp:extent cx="4167963" cy="237053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6" cstate="print">
                      <a:extLst>
                        <a:ext uri="{28A0092B-C50C-407E-A947-70E740481C1C}">
                          <a14:useLocalDpi xmlns:a14="http://schemas.microsoft.com/office/drawing/2010/main" val="0"/>
                        </a:ext>
                      </a:extLst>
                    </a:blip>
                    <a:srcRect l="9596" t="8736" r="6232" b="6094"/>
                    <a:stretch/>
                  </pic:blipFill>
                  <pic:spPr bwMode="auto">
                    <a:xfrm>
                      <a:off x="0" y="0"/>
                      <a:ext cx="4181042" cy="2377969"/>
                    </a:xfrm>
                    <a:prstGeom prst="rect">
                      <a:avLst/>
                    </a:prstGeom>
                    <a:ln>
                      <a:noFill/>
                    </a:ln>
                    <a:extLst>
                      <a:ext uri="{53640926-AAD7-44D8-BBD7-CCE9431645EC}">
                        <a14:shadowObscured xmlns:a14="http://schemas.microsoft.com/office/drawing/2010/main"/>
                      </a:ext>
                    </a:extLst>
                  </pic:spPr>
                </pic:pic>
              </a:graphicData>
            </a:graphic>
          </wp:inline>
        </w:drawing>
      </w:r>
    </w:p>
    <w:p w14:paraId="7DD9C1AD" w14:textId="482D5F1C" w:rsidR="0052159B" w:rsidRPr="0062203F" w:rsidRDefault="00474B2F" w:rsidP="00474B2F">
      <w:pPr>
        <w:pStyle w:val="MDPI51figurecaption"/>
        <w:jc w:val="left"/>
        <w:rPr>
          <w:b/>
        </w:rPr>
      </w:pPr>
      <w:r w:rsidRPr="00474B2F">
        <w:rPr>
          <w:b/>
        </w:rPr>
        <w:t xml:space="preserve">Figure 3. </w:t>
      </w:r>
      <w:r w:rsidR="0052159B" w:rsidRPr="0062203F">
        <w:t xml:space="preserve">Bearing </w:t>
      </w:r>
      <w:r w:rsidR="0052159B">
        <w:t>S</w:t>
      </w:r>
      <w:r w:rsidR="0052159B" w:rsidRPr="0062203F">
        <w:t>chematic</w:t>
      </w:r>
      <w:r>
        <w:t>.</w:t>
      </w:r>
    </w:p>
    <w:p w14:paraId="25E7FA78" w14:textId="6254DADD" w:rsidR="0052159B" w:rsidRPr="00BB58C4" w:rsidRDefault="0052159B" w:rsidP="00474B2F">
      <w:pPr>
        <w:pStyle w:val="MDPI31text"/>
        <w:rPr>
          <w:lang w:val="en-GB"/>
        </w:rPr>
      </w:pPr>
      <w:r w:rsidRPr="006C1B53">
        <w:rPr>
          <w:lang w:val="en-GB"/>
        </w:rPr>
        <w:t xml:space="preserve">Between the roller and raceways, under sufficient load, the pressures in the non-conformal contact are high enough to cause elastic deformation of the surfaces and a significant increase in lubricant viscosity. </w:t>
      </w:r>
      <w:r w:rsidRPr="00E6571E">
        <w:rPr>
          <w:lang w:val="en-GB"/>
        </w:rPr>
        <w:t xml:space="preserve">This, combined with relative motion between </w:t>
      </w:r>
      <w:r w:rsidR="009D0A98">
        <w:rPr>
          <w:lang w:val="en-GB"/>
        </w:rPr>
        <w:t xml:space="preserve">the </w:t>
      </w:r>
      <w:r w:rsidRPr="00E6571E">
        <w:rPr>
          <w:lang w:val="en-GB"/>
        </w:rPr>
        <w:t>contacting bodies, leads to the generation</w:t>
      </w:r>
      <w:r w:rsidRPr="006C1B53">
        <w:rPr>
          <w:lang w:val="en-GB"/>
        </w:rPr>
        <w:t xml:space="preserve"> of </w:t>
      </w:r>
      <w:r w:rsidRPr="00BB58C4">
        <w:rPr>
          <w:lang w:val="en-GB"/>
        </w:rPr>
        <w:t xml:space="preserve">an EHL contact. The stiffness of the EHL film is typically </w:t>
      </w:r>
      <w:r w:rsidR="00BA3F3D" w:rsidRPr="00BB58C4">
        <w:rPr>
          <w:lang w:val="en-GB"/>
        </w:rPr>
        <w:t>1–2</w:t>
      </w:r>
      <w:r w:rsidRPr="00BB58C4">
        <w:rPr>
          <w:lang w:val="en-GB"/>
        </w:rPr>
        <w:t xml:space="preserve"> orders greater than the stiffness of the contacting bodies </w:t>
      </w:r>
      <w:r w:rsidRPr="00BB58C4">
        <w:rPr>
          <w:noProof/>
          <w:lang w:val="en-GB"/>
        </w:rPr>
        <w:t>[17]</w:t>
      </w:r>
      <w:r w:rsidRPr="00BB58C4">
        <w:rPr>
          <w:lang w:val="en-GB"/>
        </w:rPr>
        <w:t>. In this analysis, the film stiffness was calculated using</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2159B" w:rsidRPr="00BB58C4" w14:paraId="008BD593" w14:textId="77777777" w:rsidTr="007D1FC7">
        <w:tc>
          <w:tcPr>
            <w:tcW w:w="7428" w:type="dxa"/>
          </w:tcPr>
          <w:p w14:paraId="4F80815E" w14:textId="77777777" w:rsidR="0052159B" w:rsidRPr="00BB58C4" w:rsidRDefault="00000000" w:rsidP="007D1FC7">
            <w:pPr>
              <w:pStyle w:val="MDPI39equation"/>
              <w:ind w:left="0"/>
              <w:jc w:val="both"/>
            </w:pPr>
            <m:oMathPara>
              <m:oMath>
                <m:sSub>
                  <m:sSubPr>
                    <m:ctrlPr>
                      <w:rPr>
                        <w:rFonts w:ascii="Cambria Math" w:hAnsi="Cambria Math"/>
                        <w:i/>
                      </w:rPr>
                    </m:ctrlPr>
                  </m:sSubPr>
                  <m:e>
                    <m:r>
                      <w:rPr>
                        <w:rFonts w:ascii="Cambria Math" w:hAnsi="Cambria Math"/>
                      </w:rPr>
                      <m:t>K</m:t>
                    </m:r>
                  </m:e>
                  <m:sub>
                    <m:r>
                      <w:rPr>
                        <w:rFonts w:ascii="Cambria Math" w:hAnsi="Cambria Math"/>
                      </w:rPr>
                      <m:t>EHL</m:t>
                    </m:r>
                  </m:sub>
                </m:sSub>
                <m:r>
                  <w:rPr>
                    <w:rFonts w:ascii="Cambria Math" w:hAnsi="Cambria Math"/>
                  </w:rPr>
                  <m:t>=</m:t>
                </m:r>
                <m:f>
                  <m:fPr>
                    <m:ctrlPr>
                      <w:rPr>
                        <w:rFonts w:ascii="Cambria Math" w:hAnsi="Cambria Math"/>
                        <w:i/>
                      </w:rPr>
                    </m:ctrlPr>
                  </m:fPr>
                  <m:num>
                    <m:r>
                      <w:rPr>
                        <w:rFonts w:ascii="Cambria Math" w:hAnsi="Cambria Math"/>
                      </w:rPr>
                      <m:t>dw</m:t>
                    </m:r>
                  </m:num>
                  <m:den>
                    <m:r>
                      <w:rPr>
                        <w:rFonts w:ascii="Cambria Math" w:hAnsi="Cambria Math"/>
                      </w:rPr>
                      <m:t>d</m:t>
                    </m:r>
                    <m:sSub>
                      <m:sSubPr>
                        <m:ctrlPr>
                          <w:rPr>
                            <w:rFonts w:ascii="Cambria Math" w:hAnsi="Cambria Math"/>
                            <w:i/>
                          </w:rPr>
                        </m:ctrlPr>
                      </m:sSubPr>
                      <m:e>
                        <m:r>
                          <w:rPr>
                            <w:rFonts w:ascii="Cambria Math" w:hAnsi="Cambria Math"/>
                          </w:rPr>
                          <m:t>h</m:t>
                        </m:r>
                      </m:e>
                      <m:sub>
                        <m:r>
                          <w:rPr>
                            <w:rFonts w:ascii="Cambria Math" w:hAnsi="Cambria Math"/>
                          </w:rPr>
                          <m:t>c</m:t>
                        </m:r>
                      </m:sub>
                    </m:sSub>
                  </m:den>
                </m:f>
              </m:oMath>
            </m:oMathPara>
          </w:p>
        </w:tc>
        <w:tc>
          <w:tcPr>
            <w:tcW w:w="431" w:type="dxa"/>
            <w:vAlign w:val="center"/>
          </w:tcPr>
          <w:p w14:paraId="0FEFE0B2" w14:textId="77777777" w:rsidR="0052159B" w:rsidRPr="00BB58C4" w:rsidRDefault="0052159B" w:rsidP="007D1FC7">
            <w:pPr>
              <w:pStyle w:val="MDPI3aequationnumber"/>
              <w:spacing w:line="260" w:lineRule="atLeast"/>
            </w:pPr>
            <w:r w:rsidRPr="00BB58C4">
              <w:t>(9)</w:t>
            </w:r>
          </w:p>
        </w:tc>
      </w:tr>
    </w:tbl>
    <w:p w14:paraId="0F8D11C4" w14:textId="32F8E511" w:rsidR="0052159B" w:rsidRPr="006C1B53" w:rsidRDefault="0052159B" w:rsidP="00474B2F">
      <w:pPr>
        <w:pStyle w:val="MDPI31text"/>
        <w:rPr>
          <w:lang w:val="en-GB"/>
        </w:rPr>
      </w:pPr>
      <w:r w:rsidRPr="00BB58C4">
        <w:rPr>
          <w:lang w:val="en-GB"/>
        </w:rPr>
        <w:t xml:space="preserve">The lowest average film stiffness was </w:t>
      </w:r>
      <m:oMath>
        <m:r>
          <m:rPr>
            <m:sty m:val="p"/>
          </m:rPr>
          <w:rPr>
            <w:rFonts w:ascii="Cambria Math" w:hAnsi="Cambria Math"/>
            <w:lang w:val="en-GB"/>
          </w:rPr>
          <m:t>5.1×</m:t>
        </m:r>
        <m:sSup>
          <m:sSupPr>
            <m:ctrlPr>
              <w:rPr>
                <w:rFonts w:ascii="Cambria Math" w:hAnsi="Cambria Math"/>
                <w:lang w:val="en-GB"/>
              </w:rPr>
            </m:ctrlPr>
          </m:sSupPr>
          <m:e>
            <m:r>
              <m:rPr>
                <m:sty m:val="p"/>
              </m:rPr>
              <w:rPr>
                <w:rFonts w:ascii="Cambria Math" w:hAnsi="Cambria Math"/>
                <w:lang w:val="en-GB"/>
              </w:rPr>
              <m:t>10</m:t>
            </m:r>
          </m:e>
          <m:sup>
            <m:r>
              <m:rPr>
                <m:sty m:val="p"/>
              </m:rPr>
              <w:rPr>
                <w:rFonts w:ascii="Cambria Math" w:hAnsi="Cambria Math"/>
                <w:lang w:val="en-GB"/>
              </w:rPr>
              <m:t>9</m:t>
            </m:r>
          </m:sup>
        </m:sSup>
      </m:oMath>
      <w:r w:rsidRPr="00BB58C4">
        <w:rPr>
          <w:lang w:val="en-GB"/>
        </w:rPr>
        <w:t xml:space="preserve"> N/m, which is over one order greater than the contacting material stiffness. The material</w:t>
      </w:r>
      <w:r w:rsidRPr="0094315C">
        <w:rPr>
          <w:lang w:val="en-GB"/>
        </w:rPr>
        <w:t xml:space="preserve"> therefore dominates the stiffness of the contact, and the stiffness of the EHL film can be neglected. The film is modelled as a rigid element that is present between the roller and race </w:t>
      </w:r>
      <w:r w:rsidRPr="0094315C">
        <w:rPr>
          <w:noProof/>
          <w:lang w:val="en-GB"/>
        </w:rPr>
        <w:t>[31</w:t>
      </w:r>
      <w:r w:rsidR="00BB58C4">
        <w:rPr>
          <w:noProof/>
          <w:lang w:val="en-GB"/>
        </w:rPr>
        <w:t>–</w:t>
      </w:r>
      <w:r w:rsidRPr="0094315C">
        <w:rPr>
          <w:noProof/>
          <w:lang w:val="en-GB"/>
        </w:rPr>
        <w:t>33]</w:t>
      </w:r>
      <w:r w:rsidRPr="0094315C">
        <w:rPr>
          <w:lang w:val="en-GB"/>
        </w:rPr>
        <w:t>.</w:t>
      </w:r>
    </w:p>
    <w:p w14:paraId="31EF49DF" w14:textId="1018740F" w:rsidR="0052159B" w:rsidRPr="00BB58C4" w:rsidRDefault="0052159B" w:rsidP="00474B2F">
      <w:pPr>
        <w:pStyle w:val="MDPI31text"/>
        <w:rPr>
          <w:lang w:val="en-GB"/>
        </w:rPr>
      </w:pPr>
      <w:r w:rsidRPr="006C1B53">
        <w:rPr>
          <w:lang w:val="en-GB"/>
        </w:rPr>
        <w:t>The contact deformation</w:t>
      </w:r>
      <m:oMath>
        <m:r>
          <w:rPr>
            <w:rFonts w:ascii="Cambria Math" w:hAnsi="Cambria Math"/>
            <w:lang w:val="en-GB"/>
          </w:rPr>
          <m:t xml:space="preserve"> </m:t>
        </m:r>
      </m:oMath>
      <w:r w:rsidRPr="006C1B53">
        <w:rPr>
          <w:lang w:val="en-GB"/>
        </w:rPr>
        <w:t>(</w:t>
      </w:r>
      <m:oMath>
        <m:r>
          <w:rPr>
            <w:rFonts w:ascii="Cambria Math" w:hAnsi="Cambria Math"/>
            <w:lang w:val="en-GB"/>
          </w:rPr>
          <m:t>δ</m:t>
        </m:r>
      </m:oMath>
      <w:r w:rsidRPr="006C1B53">
        <w:rPr>
          <w:lang w:val="en-GB"/>
        </w:rPr>
        <w:t xml:space="preserve">) is </w:t>
      </w:r>
      <w:r w:rsidRPr="00BB58C4">
        <w:rPr>
          <w:lang w:val="en-GB"/>
        </w:rPr>
        <w:t xml:space="preserve">therefore a function of the displacement of the inner bearing race, </w:t>
      </w:r>
      <w:r w:rsidR="003228CC">
        <w:rPr>
          <w:lang w:val="en-GB"/>
        </w:rPr>
        <w:t xml:space="preserve">the </w:t>
      </w:r>
      <w:r w:rsidRPr="00BB58C4">
        <w:rPr>
          <w:lang w:val="en-GB"/>
        </w:rPr>
        <w:t>angular displacement of the roller about the rotational axis</w:t>
      </w:r>
      <m:oMath>
        <m:r>
          <w:rPr>
            <w:rFonts w:ascii="Cambria Math" w:hAnsi="Cambria Math"/>
            <w:lang w:val="en-GB"/>
          </w:rPr>
          <m:t xml:space="preserve"> (θ</m:t>
        </m:r>
      </m:oMath>
      <w:r w:rsidRPr="00BB58C4">
        <w:rPr>
          <w:lang w:val="en-GB"/>
        </w:rPr>
        <w:t xml:space="preserve">) thickness of the EHL film </w:t>
      </w:r>
      <m:oMath>
        <m:r>
          <w:rPr>
            <w:rFonts w:ascii="Cambria Math" w:hAnsi="Cambria Math"/>
            <w:lang w:val="en-GB"/>
          </w:rPr>
          <m:t>(</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c</m:t>
            </m:r>
          </m:sub>
        </m:sSub>
      </m:oMath>
      <w:r w:rsidRPr="00BB58C4">
        <w:rPr>
          <w:lang w:val="en-GB"/>
        </w:rPr>
        <w:t xml:space="preserve">) and any clearance or radial preload </w:t>
      </w:r>
      <m:oMath>
        <m:r>
          <w:rPr>
            <w:rFonts w:ascii="Cambria Math" w:hAnsi="Cambria Math"/>
            <w:lang w:val="en-GB"/>
          </w:rPr>
          <m:t>(±C</m:t>
        </m:r>
      </m:oMath>
      <w:r w:rsidRPr="00BB58C4">
        <w:rPr>
          <w:lang w:val="en-GB"/>
        </w:rPr>
        <w:t xml:space="preserve">) within the bearing </w:t>
      </w:r>
      <w:r w:rsidRPr="00BB58C4">
        <w:rPr>
          <w:noProof/>
          <w:lang w:val="en-GB"/>
        </w:rPr>
        <w:t>[19</w:t>
      </w:r>
      <w:r w:rsidR="00924924">
        <w:rPr>
          <w:noProof/>
          <w:lang w:val="en-GB"/>
        </w:rPr>
        <w:t>,</w:t>
      </w:r>
      <w:r w:rsidRPr="00BB58C4">
        <w:rPr>
          <w:noProof/>
          <w:lang w:val="en-GB"/>
        </w:rPr>
        <w:t>21]</w:t>
      </w:r>
      <w:r w:rsidRPr="00BB58C4">
        <w:rPr>
          <w:lang w:val="en-GB"/>
        </w:rP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52159B" w:rsidRPr="00BB58C4" w14:paraId="3DC683D4" w14:textId="77777777" w:rsidTr="007D1FC7">
        <w:tc>
          <w:tcPr>
            <w:tcW w:w="7428" w:type="dxa"/>
          </w:tcPr>
          <w:p w14:paraId="43F1C1CC" w14:textId="77777777" w:rsidR="0052159B" w:rsidRPr="00BB58C4" w:rsidRDefault="0052159B" w:rsidP="007D1FC7">
            <w:pPr>
              <w:pStyle w:val="MDPI39equation"/>
              <w:ind w:left="0"/>
              <w:jc w:val="both"/>
            </w:pPr>
            <m:oMathPara>
              <m:oMath>
                <m:r>
                  <w:rPr>
                    <w:rFonts w:ascii="Cambria Math" w:hAnsi="Cambria Math"/>
                  </w:rPr>
                  <m:t>2δ=2</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-C</m:t>
                    </m:r>
                  </m:e>
                </m:d>
                <m:r>
                  <w:rPr>
                    <w:rFonts w:ascii="Cambria Math" w:hAnsi="Cambria Math"/>
                  </w:rPr>
                  <m:t>+z</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+ysin⁡(θ)</m:t>
                </m:r>
              </m:oMath>
            </m:oMathPara>
          </w:p>
        </w:tc>
        <w:tc>
          <w:tcPr>
            <w:tcW w:w="431" w:type="dxa"/>
            <w:vAlign w:val="center"/>
          </w:tcPr>
          <w:p w14:paraId="2CA47FC5" w14:textId="77777777" w:rsidR="0052159B" w:rsidRPr="00BB58C4" w:rsidRDefault="0052159B" w:rsidP="007D1FC7">
            <w:pPr>
              <w:pStyle w:val="MDPI3aequationnumber"/>
              <w:spacing w:line="260" w:lineRule="atLeast"/>
            </w:pPr>
            <w:r w:rsidRPr="00BB58C4">
              <w:t>(10)</w:t>
            </w:r>
          </w:p>
        </w:tc>
      </w:tr>
    </w:tbl>
    <w:p w14:paraId="03BC3F00" w14:textId="77777777" w:rsidR="0052159B" w:rsidRPr="00825348" w:rsidRDefault="0052159B" w:rsidP="00474B2F">
      <w:pPr>
        <w:pStyle w:val="MDPI31text"/>
        <w:rPr>
          <w:lang w:val="en-GB"/>
        </w:rPr>
      </w:pPr>
      <w:r w:rsidRPr="00BB58C4">
        <w:rPr>
          <w:lang w:val="en-GB"/>
        </w:rPr>
        <w:t>Figure 4 demonstrates this more clearly. The total contact deformation is the summation of the central film thickness (</w:t>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c</m:t>
            </m:r>
          </m:sub>
        </m:sSub>
        <m:r>
          <w:rPr>
            <w:rFonts w:ascii="Cambria Math" w:hAnsi="Cambria Math"/>
            <w:lang w:val="en-GB"/>
          </w:rPr>
          <m:t>)</m:t>
        </m:r>
      </m:oMath>
      <w:r w:rsidRPr="00825348">
        <w:rPr>
          <w:lang w:val="en-GB"/>
        </w:rPr>
        <w:t xml:space="preserve"> and the material deformation </w:t>
      </w: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m</m:t>
            </m:r>
          </m:sub>
        </m:sSub>
      </m:oMath>
      <w:r w:rsidRPr="00825348">
        <w:rPr>
          <w:lang w:val="en-GB"/>
        </w:rPr>
        <w:t>) predicted from the dry-</w:t>
      </w:r>
      <w:r>
        <w:rPr>
          <w:lang w:val="en-GB"/>
        </w:rPr>
        <w:t>H</w:t>
      </w:r>
      <w:r w:rsidRPr="00825348">
        <w:rPr>
          <w:lang w:val="en-GB"/>
        </w:rPr>
        <w:t>ertzian contact assumption. Conventional dry analysis only accounts for the dry material deformation at the contact.</w:t>
      </w:r>
    </w:p>
    <w:p w14:paraId="3B50FB7C" w14:textId="77777777" w:rsidR="0052159B" w:rsidRDefault="0052159B" w:rsidP="00474B2F">
      <w:pPr>
        <w:pStyle w:val="MDPI52figure"/>
      </w:pPr>
      <w:r>
        <w:rPr>
          <w:noProof/>
        </w:rPr>
        <w:lastRenderedPageBreak/>
        <w:drawing>
          <wp:inline distT="0" distB="0" distL="0" distR="0" wp14:anchorId="6A299688" wp14:editId="0853F5DA">
            <wp:extent cx="5438915" cy="281188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rcRect t="3993" b="3993"/>
                    <a:stretch>
                      <a:fillRect/>
                    </a:stretch>
                  </pic:blipFill>
                  <pic:spPr bwMode="auto">
                    <a:xfrm>
                      <a:off x="0" y="0"/>
                      <a:ext cx="5438915" cy="2811884"/>
                    </a:xfrm>
                    <a:prstGeom prst="rect">
                      <a:avLst/>
                    </a:prstGeom>
                    <a:ln>
                      <a:noFill/>
                    </a:ln>
                    <a:extLst>
                      <a:ext uri="{53640926-AAD7-44D8-BBD7-CCE9431645EC}">
                        <a14:shadowObscured xmlns:a14="http://schemas.microsoft.com/office/drawing/2010/main"/>
                      </a:ext>
                    </a:extLst>
                  </pic:spPr>
                </pic:pic>
              </a:graphicData>
            </a:graphic>
          </wp:inline>
        </w:drawing>
      </w:r>
    </w:p>
    <w:p w14:paraId="2CCC999E" w14:textId="6C5D35D0" w:rsidR="0052159B" w:rsidRPr="002D0D76" w:rsidRDefault="00474B2F" w:rsidP="00474B2F">
      <w:pPr>
        <w:pStyle w:val="MDPI51figurecaption"/>
        <w:jc w:val="left"/>
      </w:pPr>
      <w:r w:rsidRPr="00474B2F">
        <w:rPr>
          <w:b/>
        </w:rPr>
        <w:t xml:space="preserve">Figure 4. </w:t>
      </w:r>
      <w:r w:rsidR="0052159B" w:rsidRPr="00BB58C4">
        <w:t>Dry</w:t>
      </w:r>
      <w:r w:rsidR="00E14F70" w:rsidRPr="00BB58C4">
        <w:t xml:space="preserve"> vs. </w:t>
      </w:r>
      <w:r w:rsidR="0052159B" w:rsidRPr="00BB58C4">
        <w:t>Lubricated</w:t>
      </w:r>
      <w:r w:rsidR="0052159B" w:rsidRPr="002D0D76">
        <w:t xml:space="preserve"> Roller</w:t>
      </w:r>
      <w:r w:rsidR="001E2E21">
        <w:t>–</w:t>
      </w:r>
      <w:r w:rsidR="0052159B" w:rsidRPr="002D0D76">
        <w:t>Race Contact</w:t>
      </w:r>
      <w:r>
        <w:t>.</w:t>
      </w:r>
    </w:p>
    <w:p w14:paraId="402E0682" w14:textId="052E8629" w:rsidR="0052159B" w:rsidRDefault="0052159B" w:rsidP="00474B2F">
      <w:pPr>
        <w:pStyle w:val="MDPI31text"/>
        <w:rPr>
          <w:lang w:val="en-GB"/>
        </w:rPr>
      </w:pPr>
      <w:r w:rsidRPr="007A41E1">
        <w:rPr>
          <w:lang w:val="en-GB"/>
        </w:rPr>
        <w:t>The extrapolated central film thickness for a line contact, assuming a fully flooded contact inlet, is therefore obtained from</w:t>
      </w:r>
      <w:r>
        <w:rPr>
          <w:lang w:val="en-GB"/>
        </w:rPr>
        <w:t xml:space="preserve"> </w:t>
      </w:r>
      <w:r w:rsidRPr="00602FA3">
        <w:rPr>
          <w:noProof/>
          <w:lang w:val="en-GB"/>
        </w:rPr>
        <w:t>[34]</w:t>
      </w:r>
      <w:r>
        <w:t>:</w:t>
      </w:r>
    </w:p>
    <w:tbl>
      <w:tblPr>
        <w:tblW w:w="7859" w:type="dxa"/>
        <w:tblInd w:w="2608" w:type="dxa"/>
        <w:tblCellMar>
          <w:left w:w="0" w:type="dxa"/>
          <w:right w:w="0" w:type="dxa"/>
        </w:tblCellMar>
        <w:tblLook w:val="04A0" w:firstRow="1" w:lastRow="0" w:firstColumn="1" w:lastColumn="0" w:noHBand="0" w:noVBand="1"/>
      </w:tblPr>
      <w:tblGrid>
        <w:gridCol w:w="6121"/>
        <w:gridCol w:w="1738"/>
      </w:tblGrid>
      <w:tr w:rsidR="0052159B" w:rsidRPr="002047E2" w14:paraId="02F795FE" w14:textId="77777777" w:rsidTr="007D1FC7">
        <w:tc>
          <w:tcPr>
            <w:tcW w:w="7428" w:type="dxa"/>
          </w:tcPr>
          <w:p w14:paraId="40BC8756" w14:textId="77777777" w:rsidR="0052159B" w:rsidRPr="003030D2" w:rsidRDefault="00000000" w:rsidP="007D1FC7">
            <w:pPr>
              <w:pStyle w:val="MDPI39equation"/>
              <w:ind w:left="0"/>
              <w:jc w:val="both"/>
            </w:pPr>
            <m:oMathPara>
              <m:oMath>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3.06G</m:t>
                        </m:r>
                      </m:e>
                      <m:sup>
                        <m:r>
                          <w:rPr>
                            <w:rFonts w:ascii="Cambria Math" w:hAnsi="Cambria Math"/>
                          </w:rPr>
                          <m:t>*0.56</m:t>
                        </m:r>
                      </m:sup>
                    </m:sSup>
                    <m:sSup>
                      <m:sSupPr>
                        <m:ctrlPr>
                          <w:rPr>
                            <w:rFonts w:ascii="Cambria Math" w:hAnsi="Cambria Math"/>
                            <w:i/>
                          </w:rPr>
                        </m:ctrlPr>
                      </m:sSupPr>
                      <m:e>
                        <m:sSup>
                          <m:sSupPr>
                            <m:ctrlPr>
                              <w:rPr>
                                <w:rFonts w:ascii="Cambria Math" w:hAnsi="Cambria Math"/>
                                <w:i/>
                              </w:rPr>
                            </m:ctrlPr>
                          </m:sSupPr>
                          <m:e>
                            <m:r>
                              <w:rPr>
                                <w:rFonts w:ascii="Cambria Math" w:hAnsi="Cambria Math"/>
                              </w:rPr>
                              <m:t>U</m:t>
                            </m:r>
                          </m:e>
                          <m:sup>
                            <m:r>
                              <w:rPr>
                                <w:rFonts w:ascii="Cambria Math" w:hAnsi="Cambria Math"/>
                              </w:rPr>
                              <m:t>*0.69</m:t>
                            </m:r>
                          </m:sup>
                        </m:sSup>
                        <m:r>
                          <w:rPr>
                            <w:rFonts w:ascii="Cambria Math" w:hAnsi="Cambria Math"/>
                          </w:rPr>
                          <m:t>W</m:t>
                        </m:r>
                      </m:e>
                      <m:sup>
                        <m:r>
                          <w:rPr>
                            <w:rFonts w:ascii="Cambria Math" w:hAnsi="Cambria Math"/>
                          </w:rPr>
                          <m:t>*-0.1</m:t>
                        </m:r>
                      </m:sup>
                    </m:sSup>
                  </m:e>
                </m:d>
              </m:oMath>
            </m:oMathPara>
          </w:p>
        </w:tc>
        <w:tc>
          <w:tcPr>
            <w:tcW w:w="431" w:type="dxa"/>
            <w:vAlign w:val="center"/>
          </w:tcPr>
          <w:p w14:paraId="1BA0CD7B" w14:textId="32DDDBA8" w:rsidR="0052159B" w:rsidRPr="003030D2" w:rsidRDefault="0052159B" w:rsidP="007D1FC7">
            <w:pPr>
              <w:pStyle w:val="MDPI3aequationnumber"/>
              <w:spacing w:line="260" w:lineRule="atLeast"/>
            </w:pPr>
            <w:r w:rsidRPr="003030D2">
              <w:t>(</w:t>
            </w:r>
            <w:commentRangeStart w:id="31"/>
            <w:commentRangeStart w:id="32"/>
            <w:r w:rsidRPr="00CE6A7E">
              <w:rPr>
                <w:highlight w:val="yellow"/>
              </w:rPr>
              <w:t>1</w:t>
            </w:r>
            <w:ins w:id="33" w:author="Harry Questa" w:date="2023-01-09T18:58:00Z">
              <w:r w:rsidR="00043AAD">
                <w:rPr>
                  <w:highlight w:val="yellow"/>
                </w:rPr>
                <w:t>1</w:t>
              </w:r>
            </w:ins>
            <w:ins w:id="34" w:author="Harry Questa" w:date="2023-01-09T19:00:00Z">
              <w:r w:rsidR="00D8495D">
                <w:rPr>
                  <w:highlight w:val="yellow"/>
                </w:rPr>
                <w:t>)</w:t>
              </w:r>
            </w:ins>
            <w:del w:id="35" w:author="Harry Questa" w:date="2023-01-09T18:57:00Z">
              <w:r w:rsidRPr="00CE6A7E" w:rsidDel="00043AAD">
                <w:rPr>
                  <w:highlight w:val="yellow"/>
                </w:rPr>
                <w:delText>8</w:delText>
              </w:r>
              <w:commentRangeEnd w:id="31"/>
              <w:r w:rsidR="00CE6A7E" w:rsidDel="00043AAD">
                <w:rPr>
                  <w:rStyle w:val="CommentReference"/>
                  <w:rFonts w:eastAsia="SimSun"/>
                  <w:noProof/>
                  <w:snapToGrid/>
                  <w:lang w:eastAsia="zh-CN" w:bidi="ar-SA"/>
                </w:rPr>
                <w:commentReference w:id="31"/>
              </w:r>
            </w:del>
            <w:commentRangeEnd w:id="32"/>
            <w:r w:rsidR="00D8495D">
              <w:rPr>
                <w:rStyle w:val="CommentReference"/>
                <w:rFonts w:eastAsia="SimSun"/>
                <w:noProof/>
                <w:snapToGrid/>
                <w:lang w:eastAsia="zh-CN" w:bidi="ar-SA"/>
              </w:rPr>
              <w:commentReference w:id="32"/>
            </w:r>
            <w:del w:id="36" w:author="Harry Questa" w:date="2023-01-09T18:57:00Z">
              <w:r w:rsidRPr="003030D2" w:rsidDel="00043AAD">
                <w:delText>)</w:delText>
              </w:r>
            </w:del>
          </w:p>
        </w:tc>
      </w:tr>
    </w:tbl>
    <w:p w14:paraId="6F41EE7D" w14:textId="77777777" w:rsidR="0052159B" w:rsidRPr="00EF5364" w:rsidRDefault="0052159B" w:rsidP="00474B2F">
      <w:pPr>
        <w:pStyle w:val="MDPI32textnoindent"/>
        <w:rPr>
          <w:lang w:val="en-GB"/>
        </w:rPr>
      </w:pPr>
      <w:r w:rsidRPr="00EF5364">
        <w:rPr>
          <w:lang w:val="en-GB"/>
        </w:rPr>
        <w:t>where the following dimensionless parameters are used:</w:t>
      </w:r>
    </w:p>
    <w:tbl>
      <w:tblPr>
        <w:tblW w:w="7859" w:type="dxa"/>
        <w:tblInd w:w="2608" w:type="dxa"/>
        <w:tblCellMar>
          <w:left w:w="0" w:type="dxa"/>
          <w:right w:w="0" w:type="dxa"/>
        </w:tblCellMar>
        <w:tblLook w:val="04A0" w:firstRow="1" w:lastRow="0" w:firstColumn="1" w:lastColumn="0" w:noHBand="0" w:noVBand="1"/>
      </w:tblPr>
      <w:tblGrid>
        <w:gridCol w:w="7325"/>
        <w:gridCol w:w="534"/>
      </w:tblGrid>
      <w:tr w:rsidR="0052159B" w:rsidRPr="002047E2" w14:paraId="37A2C5E1" w14:textId="77777777" w:rsidTr="007D1FC7">
        <w:tc>
          <w:tcPr>
            <w:tcW w:w="7428" w:type="dxa"/>
          </w:tcPr>
          <w:p w14:paraId="4F671A9C" w14:textId="77777777" w:rsidR="0052159B" w:rsidRPr="003030D2" w:rsidRDefault="00000000" w:rsidP="007D1FC7">
            <w:pPr>
              <w:pStyle w:val="MDPI39equation"/>
              <w:ind w:left="0"/>
              <w:jc w:val="both"/>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R</m:t>
                        </m:r>
                      </m:e>
                      <m:sub>
                        <m:r>
                          <w:rPr>
                            <w:rFonts w:ascii="Cambria Math" w:hAnsi="Cambria Math"/>
                          </w:rPr>
                          <m:t>r</m:t>
                        </m:r>
                      </m:sub>
                    </m:sSub>
                    <m:sSub>
                      <m:sSubPr>
                        <m:ctrlPr>
                          <w:rPr>
                            <w:rFonts w:ascii="Cambria Math" w:hAnsi="Cambria Math"/>
                            <w:i/>
                          </w:rPr>
                        </m:ctrlPr>
                      </m:sSubPr>
                      <m:e>
                        <m:r>
                          <w:rPr>
                            <w:rFonts w:ascii="Cambria Math" w:hAnsi="Cambria Math"/>
                          </w:rPr>
                          <m:t>l</m:t>
                        </m:r>
                      </m:e>
                      <m:sub>
                        <m:r>
                          <w:rPr>
                            <w:rFonts w:ascii="Cambria Math" w:hAnsi="Cambria Math"/>
                          </w:rPr>
                          <m:t>a</m:t>
                        </m:r>
                      </m:sub>
                    </m:sSub>
                  </m:den>
                </m:f>
                <m:r>
                  <w:rPr>
                    <w:rFonts w:ascii="Cambria Math" w:hAnsi="Cambria Math"/>
                  </w:rPr>
                  <m:t xml:space="preserve"> , </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r>
                      <w:rPr>
                        <w:rFonts w:ascii="Cambria Math" w:hAnsi="Cambria Math"/>
                      </w:rPr>
                      <m:t>U</m:t>
                    </m:r>
                  </m:num>
                  <m:den>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R</m:t>
                        </m:r>
                      </m:e>
                      <m:sub>
                        <m:r>
                          <w:rPr>
                            <w:rFonts w:ascii="Cambria Math" w:hAnsi="Cambria Math"/>
                          </w:rPr>
                          <m:t>r</m:t>
                        </m:r>
                      </m:sub>
                    </m:sSub>
                  </m:den>
                </m:f>
                <m:r>
                  <w:rPr>
                    <w:rFonts w:ascii="Cambria Math" w:hAnsi="Cambria Math"/>
                  </w:rPr>
                  <m:t xml:space="preserve"> ,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m:t>
                    </m:r>
                  </m:sub>
                </m:sSub>
                <m:r>
                  <w:rPr>
                    <w:rFonts w:ascii="Cambria Math" w:hAnsi="Cambria Math"/>
                  </w:rPr>
                  <m:t>α</m:t>
                </m:r>
              </m:oMath>
            </m:oMathPara>
          </w:p>
        </w:tc>
        <w:tc>
          <w:tcPr>
            <w:tcW w:w="431" w:type="dxa"/>
            <w:vAlign w:val="center"/>
          </w:tcPr>
          <w:p w14:paraId="4174C47D" w14:textId="0A7F4A91" w:rsidR="0052159B" w:rsidRPr="003030D2" w:rsidRDefault="0052159B" w:rsidP="007D1FC7">
            <w:pPr>
              <w:pStyle w:val="MDPI3aequationnumber"/>
              <w:spacing w:line="260" w:lineRule="atLeast"/>
            </w:pPr>
            <w:r w:rsidRPr="003030D2">
              <w:t>(</w:t>
            </w:r>
            <w:del w:id="37" w:author="Harry Questa" w:date="2023-01-09T18:58:00Z">
              <w:r w:rsidRPr="00507518" w:rsidDel="00043AAD">
                <w:rPr>
                  <w:highlight w:val="yellow"/>
                </w:rPr>
                <w:delText>19</w:delText>
              </w:r>
            </w:del>
            <w:ins w:id="38" w:author="Harry Questa" w:date="2023-01-09T18:58:00Z">
              <w:r w:rsidR="00043AAD">
                <w:t>12</w:t>
              </w:r>
            </w:ins>
            <w:r w:rsidRPr="003030D2">
              <w:t>)</w:t>
            </w:r>
          </w:p>
        </w:tc>
      </w:tr>
    </w:tbl>
    <w:p w14:paraId="7A8E13BD" w14:textId="7D4CD56F" w:rsidR="0052159B" w:rsidRPr="00C84099" w:rsidRDefault="0052159B" w:rsidP="00474B2F">
      <w:pPr>
        <w:pStyle w:val="MDPI31text"/>
        <w:rPr>
          <w:lang w:val="en-GB"/>
        </w:rPr>
      </w:pPr>
      <w:r w:rsidRPr="00B85EA7">
        <w:rPr>
          <w:lang w:val="en-GB"/>
        </w:rPr>
        <w:t xml:space="preserve">Comprehensive analytical models </w:t>
      </w:r>
      <w:r w:rsidRPr="00FC5939">
        <w:rPr>
          <w:noProof/>
          <w:lang w:val="en-GB"/>
        </w:rPr>
        <w:t>[35</w:t>
      </w:r>
      <w:r w:rsidR="00BB58C4">
        <w:rPr>
          <w:noProof/>
          <w:lang w:val="en-GB"/>
        </w:rPr>
        <w:t>,</w:t>
      </w:r>
      <w:r w:rsidRPr="00FC5939">
        <w:rPr>
          <w:noProof/>
          <w:lang w:val="en-GB"/>
        </w:rPr>
        <w:t>36]</w:t>
      </w:r>
      <w:r w:rsidRPr="00B85EA7">
        <w:rPr>
          <w:lang w:val="en-GB"/>
        </w:rPr>
        <w:t xml:space="preserve"> account for the tilting and skew of the rolling elements. Skew has the effect of varying the entrainment speed along the length of the roller, and tilt will affect the contact gap. Due to the stiff housing and shaft used in this analysis, the tilt and skew angles are very small. The entraining motion and contact gap along the contact length can be considered consistent, and a 1-dimensional analysis for </w:t>
      </w:r>
      <w:r w:rsidR="005A1D45">
        <w:rPr>
          <w:lang w:val="en-GB"/>
        </w:rPr>
        <w:t xml:space="preserve">the </w:t>
      </w:r>
      <w:r w:rsidRPr="00B85EA7">
        <w:rPr>
          <w:lang w:val="en-GB"/>
        </w:rPr>
        <w:t xml:space="preserve">EHL film thickness is therefore appropriate </w:t>
      </w:r>
      <w:r w:rsidRPr="00B85EA7">
        <w:rPr>
          <w:noProof/>
          <w:lang w:val="en-GB"/>
        </w:rPr>
        <w:t>[14]</w:t>
      </w:r>
      <w:r w:rsidRPr="00B85EA7">
        <w:t>.</w:t>
      </w:r>
    </w:p>
    <w:p w14:paraId="3798330B" w14:textId="7D816EFA" w:rsidR="0052159B" w:rsidRPr="00FC65D5" w:rsidRDefault="0052159B" w:rsidP="00474B2F">
      <w:pPr>
        <w:pStyle w:val="MDPI31text"/>
        <w:rPr>
          <w:lang w:val="en-GB"/>
        </w:rPr>
      </w:pPr>
      <w:r w:rsidRPr="002C1E96">
        <w:rPr>
          <w:lang w:val="en-GB"/>
        </w:rPr>
        <w:t>The bearings are</w:t>
      </w:r>
      <w:r>
        <w:rPr>
          <w:lang w:val="en-GB"/>
        </w:rPr>
        <w:t xml:space="preserve"> modelled</w:t>
      </w:r>
      <w:r w:rsidRPr="002C1E96">
        <w:rPr>
          <w:lang w:val="en-GB"/>
        </w:rPr>
        <w:t xml:space="preserve"> </w:t>
      </w:r>
      <w:r>
        <w:rPr>
          <w:lang w:val="en-GB"/>
        </w:rPr>
        <w:t>with</w:t>
      </w:r>
      <w:r w:rsidRPr="002C1E96">
        <w:rPr>
          <w:lang w:val="en-GB"/>
        </w:rPr>
        <w:t xml:space="preserve"> </w:t>
      </w:r>
      <w:r w:rsidR="00B36EED">
        <w:rPr>
          <w:lang w:val="en-GB"/>
        </w:rPr>
        <w:t xml:space="preserve">a </w:t>
      </w:r>
      <w:r w:rsidRPr="002C1E96">
        <w:rPr>
          <w:lang w:val="en-GB"/>
        </w:rPr>
        <w:t xml:space="preserve">light preload due to mounting interference. In practical applications, </w:t>
      </w:r>
      <w:r w:rsidR="00191D03">
        <w:rPr>
          <w:lang w:val="en-GB"/>
        </w:rPr>
        <w:t xml:space="preserve">the </w:t>
      </w:r>
      <w:r w:rsidRPr="002C1E96">
        <w:rPr>
          <w:lang w:val="en-GB"/>
        </w:rPr>
        <w:t>preload is applied to prevent skidding</w:t>
      </w:r>
      <w:r>
        <w:rPr>
          <w:lang w:val="en-GB"/>
        </w:rPr>
        <w:t xml:space="preserve"> and</w:t>
      </w:r>
      <w:r w:rsidRPr="002C1E96">
        <w:rPr>
          <w:lang w:val="en-GB"/>
        </w:rPr>
        <w:t xml:space="preserve"> chaotic behaviour due to the emergence of zero stiffness regions </w:t>
      </w:r>
      <w:r w:rsidRPr="00FC5939">
        <w:rPr>
          <w:noProof/>
          <w:lang w:val="en-GB"/>
        </w:rPr>
        <w:t>[37]</w:t>
      </w:r>
      <w:r w:rsidRPr="002C1E96">
        <w:rPr>
          <w:lang w:val="en-GB"/>
        </w:rPr>
        <w:t xml:space="preserve">. In contrast, excessive preload can lead to frictional power loss and wear. </w:t>
      </w:r>
      <w:r w:rsidRPr="00FC65D5">
        <w:rPr>
          <w:lang w:val="en-GB"/>
        </w:rPr>
        <w:t>Assuming pure rolling, the speed of</w:t>
      </w:r>
      <w:r w:rsidR="00F31855">
        <w:rPr>
          <w:lang w:val="en-GB"/>
        </w:rPr>
        <w:t xml:space="preserve"> the</w:t>
      </w:r>
      <w:r w:rsidRPr="00FC65D5">
        <w:rPr>
          <w:lang w:val="en-GB"/>
        </w:rPr>
        <w:t xml:space="preserve"> entraining motion is given by </w:t>
      </w:r>
      <w:r w:rsidRPr="00FC5939">
        <w:rPr>
          <w:noProof/>
          <w:lang w:val="en-GB"/>
        </w:rPr>
        <w:t>[38</w:t>
      </w:r>
      <w:r w:rsidR="00BB58C4">
        <w:rPr>
          <w:noProof/>
          <w:lang w:val="en-GB"/>
        </w:rPr>
        <w:t>,</w:t>
      </w:r>
      <w:r w:rsidRPr="00FC5939">
        <w:rPr>
          <w:noProof/>
          <w:lang w:val="en-GB"/>
        </w:rPr>
        <w:t>39]</w:t>
      </w:r>
      <w:r w:rsidRPr="00FC65D5">
        <w:rPr>
          <w:lang w:val="en-GB"/>
        </w:rPr>
        <w:t>:</w:t>
      </w:r>
    </w:p>
    <w:tbl>
      <w:tblPr>
        <w:tblW w:w="7859" w:type="dxa"/>
        <w:tblInd w:w="2608" w:type="dxa"/>
        <w:tblCellMar>
          <w:left w:w="0" w:type="dxa"/>
          <w:right w:w="0" w:type="dxa"/>
        </w:tblCellMar>
        <w:tblLook w:val="04A0" w:firstRow="1" w:lastRow="0" w:firstColumn="1" w:lastColumn="0" w:noHBand="0" w:noVBand="1"/>
      </w:tblPr>
      <w:tblGrid>
        <w:gridCol w:w="7325"/>
        <w:gridCol w:w="534"/>
      </w:tblGrid>
      <w:tr w:rsidR="0052159B" w:rsidRPr="002047E2" w14:paraId="3A618277" w14:textId="77777777" w:rsidTr="007D1FC7">
        <w:tc>
          <w:tcPr>
            <w:tcW w:w="7428" w:type="dxa"/>
          </w:tcPr>
          <w:p w14:paraId="64EB10B9" w14:textId="77777777" w:rsidR="0052159B" w:rsidRPr="003030D2" w:rsidRDefault="0052159B" w:rsidP="007D1FC7">
            <w:pPr>
              <w:pStyle w:val="MDPI39equation"/>
              <w:ind w:left="0"/>
              <w:jc w:val="both"/>
            </w:pPr>
            <m:oMathPara>
              <m:oMath>
                <m:r>
                  <w:rPr>
                    <w:rFonts w:ascii="Cambria Math" w:hAnsi="Cambria Math"/>
                  </w:rPr>
                  <m:t xml:space="preserve">u= </m:t>
                </m:r>
                <m:f>
                  <m:fPr>
                    <m:ctrlPr>
                      <w:rPr>
                        <w:rFonts w:ascii="Cambria Math" w:hAnsi="Cambria Math"/>
                        <w:i/>
                      </w:rPr>
                    </m:ctrlPr>
                  </m:fPr>
                  <m:num>
                    <m:r>
                      <w:rPr>
                        <w:rFonts w:ascii="Cambria Math" w:hAnsi="Cambria Math"/>
                      </w:rPr>
                      <m:t>Rω</m:t>
                    </m:r>
                  </m:num>
                  <m:den>
                    <m:r>
                      <w:rPr>
                        <w:rFonts w:ascii="Cambria Math" w:hAnsi="Cambria Math"/>
                      </w:rPr>
                      <m:t>r</m:t>
                    </m:r>
                  </m:den>
                </m:f>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R+2r</m:t>
                            </m:r>
                          </m:e>
                        </m:d>
                      </m:num>
                      <m:den>
                        <m:d>
                          <m:dPr>
                            <m:ctrlPr>
                              <w:rPr>
                                <w:rFonts w:ascii="Cambria Math" w:hAnsi="Cambria Math"/>
                                <w:i/>
                              </w:rPr>
                            </m:ctrlPr>
                          </m:dPr>
                          <m:e>
                            <m:r>
                              <w:rPr>
                                <w:rFonts w:ascii="Cambria Math" w:hAnsi="Cambria Math"/>
                              </w:rPr>
                              <m:t>R+r</m:t>
                            </m:r>
                          </m:e>
                        </m:d>
                      </m:den>
                    </m:f>
                  </m:e>
                </m:d>
              </m:oMath>
            </m:oMathPara>
          </w:p>
        </w:tc>
        <w:tc>
          <w:tcPr>
            <w:tcW w:w="431" w:type="dxa"/>
            <w:vAlign w:val="center"/>
          </w:tcPr>
          <w:p w14:paraId="28ED8058" w14:textId="2AB1B70E" w:rsidR="0052159B" w:rsidRPr="003030D2" w:rsidRDefault="0052159B" w:rsidP="007D1FC7">
            <w:pPr>
              <w:pStyle w:val="MDPI3aequationnumber"/>
              <w:spacing w:line="260" w:lineRule="atLeast"/>
            </w:pPr>
            <w:r w:rsidRPr="003030D2">
              <w:t>(</w:t>
            </w:r>
            <w:del w:id="39" w:author="Harry Questa" w:date="2023-01-09T18:58:00Z">
              <w:r w:rsidRPr="00507518" w:rsidDel="00043AAD">
                <w:rPr>
                  <w:highlight w:val="yellow"/>
                </w:rPr>
                <w:delText>20</w:delText>
              </w:r>
            </w:del>
            <w:ins w:id="40" w:author="Harry Questa" w:date="2023-01-09T18:58:00Z">
              <w:r w:rsidR="00043AAD">
                <w:t>13</w:t>
              </w:r>
            </w:ins>
            <w:r w:rsidRPr="003030D2">
              <w:t>)</w:t>
            </w:r>
          </w:p>
        </w:tc>
      </w:tr>
    </w:tbl>
    <w:p w14:paraId="49D6E88B" w14:textId="308ADE16" w:rsidR="0052159B" w:rsidRPr="009E2C25" w:rsidRDefault="0052159B" w:rsidP="00474B2F">
      <w:pPr>
        <w:pStyle w:val="MDPI31text"/>
        <w:rPr>
          <w:lang w:val="en-GB"/>
        </w:rPr>
      </w:pPr>
      <w:r w:rsidRPr="009E2C25">
        <w:rPr>
          <w:lang w:val="en-GB"/>
        </w:rPr>
        <w:t xml:space="preserve">Due to the dependency of load on </w:t>
      </w:r>
      <w:r w:rsidR="00F31855">
        <w:rPr>
          <w:lang w:val="en-GB"/>
        </w:rPr>
        <w:t xml:space="preserve">the </w:t>
      </w:r>
      <w:r w:rsidRPr="009E2C25">
        <w:rPr>
          <w:lang w:val="en-GB"/>
        </w:rPr>
        <w:t>film thickness, an iterative approach is performed to calculate the contact force. Convergence criteria for the EHL film must be met at each time step of the simulation before the bearing forces are returned to the system level model and the equations of motion are solved:</w:t>
      </w:r>
    </w:p>
    <w:tbl>
      <w:tblPr>
        <w:tblW w:w="7859" w:type="dxa"/>
        <w:tblInd w:w="2608" w:type="dxa"/>
        <w:tblCellMar>
          <w:left w:w="0" w:type="dxa"/>
          <w:right w:w="0" w:type="dxa"/>
        </w:tblCellMar>
        <w:tblLook w:val="04A0" w:firstRow="1" w:lastRow="0" w:firstColumn="1" w:lastColumn="0" w:noHBand="0" w:noVBand="1"/>
      </w:tblPr>
      <w:tblGrid>
        <w:gridCol w:w="7325"/>
        <w:gridCol w:w="534"/>
      </w:tblGrid>
      <w:tr w:rsidR="0052159B" w:rsidRPr="002047E2" w14:paraId="0835A789" w14:textId="77777777" w:rsidTr="007D1FC7">
        <w:tc>
          <w:tcPr>
            <w:tcW w:w="7428" w:type="dxa"/>
          </w:tcPr>
          <w:p w14:paraId="54A40A1E" w14:textId="77777777" w:rsidR="0052159B" w:rsidRPr="003030D2" w:rsidRDefault="00000000" w:rsidP="007D1FC7">
            <w:pPr>
              <w:pStyle w:val="MDPI39equation"/>
              <w:ind w:left="0"/>
              <w:jc w:val="both"/>
            </w:pPr>
            <m:oMathPara>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m-1</m:t>
                        </m:r>
                      </m:sup>
                    </m:sSubSup>
                  </m:num>
                  <m:den>
                    <m:sSubSup>
                      <m:sSubSupPr>
                        <m:ctrlPr>
                          <w:rPr>
                            <w:rFonts w:ascii="Cambria Math" w:hAnsi="Cambria Math"/>
                            <w:i/>
                          </w:rPr>
                        </m:ctrlPr>
                      </m:sSubSupPr>
                      <m:e>
                        <m:r>
                          <w:rPr>
                            <w:rFonts w:ascii="Cambria Math" w:hAnsi="Cambria Math"/>
                          </w:rPr>
                          <m:t>h</m:t>
                        </m:r>
                      </m:e>
                      <m:sub>
                        <m:r>
                          <w:rPr>
                            <w:rFonts w:ascii="Cambria Math" w:hAnsi="Cambria Math"/>
                          </w:rPr>
                          <m:t>c</m:t>
                        </m:r>
                      </m:sub>
                      <m:sup>
                        <m:r>
                          <w:rPr>
                            <w:rFonts w:ascii="Cambria Math" w:hAnsi="Cambria Math"/>
                          </w:rPr>
                          <m:t>m-1</m:t>
                        </m:r>
                      </m:sup>
                    </m:sSubSup>
                  </m:den>
                </m:f>
                <m:r>
                  <w:rPr>
                    <w:rFonts w:ascii="Cambria Math" w:hAnsi="Cambria Math"/>
                  </w:rPr>
                  <m:t>≤0.001</m:t>
                </m:r>
              </m:oMath>
            </m:oMathPara>
          </w:p>
        </w:tc>
        <w:tc>
          <w:tcPr>
            <w:tcW w:w="431" w:type="dxa"/>
            <w:vAlign w:val="center"/>
          </w:tcPr>
          <w:p w14:paraId="3424F0C6" w14:textId="4EE7EA4B" w:rsidR="0052159B" w:rsidRPr="003030D2" w:rsidRDefault="0052159B" w:rsidP="007D1FC7">
            <w:pPr>
              <w:pStyle w:val="MDPI3aequationnumber"/>
              <w:spacing w:line="260" w:lineRule="atLeast"/>
            </w:pPr>
            <w:r w:rsidRPr="003030D2">
              <w:t>(</w:t>
            </w:r>
            <w:del w:id="41" w:author="Harry Questa" w:date="2023-01-09T18:58:00Z">
              <w:r w:rsidRPr="00507518" w:rsidDel="00043AAD">
                <w:rPr>
                  <w:highlight w:val="yellow"/>
                </w:rPr>
                <w:delText>21</w:delText>
              </w:r>
            </w:del>
            <w:ins w:id="42" w:author="Harry Questa" w:date="2023-01-09T18:58:00Z">
              <w:r w:rsidR="00043AAD">
                <w:t>14</w:t>
              </w:r>
            </w:ins>
            <w:r w:rsidRPr="003030D2">
              <w:t>)</w:t>
            </w:r>
          </w:p>
        </w:tc>
      </w:tr>
    </w:tbl>
    <w:p w14:paraId="0D68F0D0" w14:textId="77777777" w:rsidR="0052159B" w:rsidRPr="0034396F" w:rsidRDefault="0052159B" w:rsidP="00474B2F">
      <w:pPr>
        <w:pStyle w:val="MDPI32textnoindent"/>
        <w:rPr>
          <w:lang w:val="en-GB"/>
        </w:rPr>
      </w:pPr>
      <w:r w:rsidRPr="0034396F">
        <w:rPr>
          <w:lang w:val="en-GB"/>
        </w:rPr>
        <w:t xml:space="preserve">where </w:t>
      </w:r>
      <m:oMath>
        <m:r>
          <w:rPr>
            <w:rFonts w:ascii="Cambria Math" w:hAnsi="Cambria Math"/>
            <w:lang w:val="en-GB"/>
          </w:rPr>
          <m:t>m</m:t>
        </m:r>
      </m:oMath>
      <w:r w:rsidRPr="0034396F">
        <w:rPr>
          <w:lang w:val="en-GB"/>
        </w:rPr>
        <w:t xml:space="preserve"> represents the iteration number.</w:t>
      </w:r>
    </w:p>
    <w:p w14:paraId="0DEB1E54" w14:textId="4EE6A451" w:rsidR="0052159B" w:rsidRPr="00447477" w:rsidRDefault="007E6D7B" w:rsidP="00474B2F">
      <w:pPr>
        <w:pStyle w:val="MDPI31text"/>
        <w:rPr>
          <w:lang w:val="en-GB"/>
        </w:rPr>
      </w:pPr>
      <w:r>
        <w:rPr>
          <w:lang w:val="en-GB"/>
        </w:rPr>
        <w:t>The i</w:t>
      </w:r>
      <w:r w:rsidR="0052159B">
        <w:rPr>
          <w:lang w:val="en-GB"/>
        </w:rPr>
        <w:t>ndividual roller</w:t>
      </w:r>
      <w:r w:rsidR="00FC3170">
        <w:rPr>
          <w:lang w:val="en-GB"/>
        </w:rPr>
        <w:t>–</w:t>
      </w:r>
      <w:r w:rsidR="0052159B">
        <w:rPr>
          <w:lang w:val="en-GB"/>
        </w:rPr>
        <w:t xml:space="preserve">race contact forces are calculated based on the contact deformation. </w:t>
      </w:r>
      <w:r w:rsidR="0052159B" w:rsidRPr="00447477">
        <w:rPr>
          <w:lang w:val="en-GB"/>
        </w:rPr>
        <w:t xml:space="preserve">In the case of a rolling </w:t>
      </w:r>
      <w:r w:rsidR="0052159B" w:rsidRPr="00BB58C4">
        <w:rPr>
          <w:lang w:val="en-GB"/>
        </w:rPr>
        <w:t xml:space="preserve">element, a cylindrical body of finite length, the contact problem is non-Hertzian. The surfaces cannot be modelled as locally quadratic due to the presence of crowned (rounded) edges </w:t>
      </w:r>
      <w:r w:rsidR="0052159B" w:rsidRPr="00BB58C4">
        <w:rPr>
          <w:noProof/>
          <w:lang w:val="en-GB"/>
        </w:rPr>
        <w:t>[40]</w:t>
      </w:r>
      <w:r w:rsidR="0052159B" w:rsidRPr="00BB58C4">
        <w:rPr>
          <w:lang w:val="en-GB"/>
        </w:rPr>
        <w:t>. The most</w:t>
      </w:r>
      <w:r w:rsidR="0052159B" w:rsidRPr="00447477">
        <w:rPr>
          <w:lang w:val="en-GB"/>
        </w:rPr>
        <w:t xml:space="preserve"> widely used technique to calculate </w:t>
      </w:r>
      <w:r w:rsidR="0052159B" w:rsidRPr="00447477">
        <w:rPr>
          <w:lang w:val="en-GB"/>
        </w:rPr>
        <w:lastRenderedPageBreak/>
        <w:t>the force</w:t>
      </w:r>
      <w:r w:rsidR="0017463E">
        <w:rPr>
          <w:lang w:val="en-GB" w:bidi="ar-SA"/>
        </w:rPr>
        <w:t>–</w:t>
      </w:r>
      <w:r w:rsidR="0052159B" w:rsidRPr="00447477">
        <w:rPr>
          <w:lang w:val="en-GB"/>
        </w:rPr>
        <w:t xml:space="preserve">deflection relationship is the contact slicing technique. Whilst this does not reflect edge stress concentrations, these stresses are only distributed over a small area and hence can be neglected for the purpose of force equilibrium </w:t>
      </w:r>
      <w:r w:rsidR="0052159B" w:rsidRPr="00FC5939">
        <w:rPr>
          <w:noProof/>
          <w:lang w:val="en-GB"/>
        </w:rPr>
        <w:t>[41]</w:t>
      </w:r>
      <w:r w:rsidR="0052159B" w:rsidRPr="00447477">
        <w:rPr>
          <w:lang w:val="en-GB"/>
        </w:rPr>
        <w:t xml:space="preserve">. In general, this technique is favoured for its simplicity, </w:t>
      </w:r>
      <w:proofErr w:type="gramStart"/>
      <w:r w:rsidR="0052159B" w:rsidRPr="00447477">
        <w:rPr>
          <w:lang w:val="en-GB"/>
        </w:rPr>
        <w:t>speed</w:t>
      </w:r>
      <w:proofErr w:type="gramEnd"/>
      <w:r w:rsidR="0052159B" w:rsidRPr="00447477">
        <w:rPr>
          <w:lang w:val="en-GB"/>
        </w:rPr>
        <w:t xml:space="preserve"> and sufficient accuracy. The contact slicing technique employed in this study was developed by </w:t>
      </w:r>
      <w:proofErr w:type="spellStart"/>
      <w:r w:rsidR="0052159B" w:rsidRPr="00447477">
        <w:rPr>
          <w:lang w:val="en-GB"/>
        </w:rPr>
        <w:t>Andreason</w:t>
      </w:r>
      <w:proofErr w:type="spellEnd"/>
      <w:r w:rsidR="0052159B" w:rsidRPr="00447477">
        <w:rPr>
          <w:lang w:val="en-GB"/>
        </w:rPr>
        <w:t xml:space="preserve"> </w:t>
      </w:r>
      <w:r w:rsidR="0052159B" w:rsidRPr="00BA64D9">
        <w:rPr>
          <w:noProof/>
          <w:lang w:val="en-GB"/>
        </w:rPr>
        <w:t>[6]</w:t>
      </w:r>
      <w:r w:rsidR="0052159B" w:rsidRPr="00447477">
        <w:rPr>
          <w:lang w:val="en-GB"/>
        </w:rPr>
        <w:t xml:space="preserve"> for modelling these non-Hertzian line contacts.</w:t>
      </w:r>
    </w:p>
    <w:p w14:paraId="0FF729ED" w14:textId="013A9A43" w:rsidR="0052159B" w:rsidRPr="0022016C" w:rsidRDefault="0052159B" w:rsidP="00474B2F">
      <w:pPr>
        <w:pStyle w:val="MDPI31text"/>
      </w:pPr>
      <w:r w:rsidRPr="00447477">
        <w:rPr>
          <w:lang w:val="en-GB"/>
        </w:rPr>
        <w:t>Modelling the roller</w:t>
      </w:r>
      <w:r w:rsidR="00B07FAF">
        <w:rPr>
          <w:lang w:val="en-GB"/>
        </w:rPr>
        <w:t>–</w:t>
      </w:r>
      <w:r w:rsidRPr="00447477">
        <w:rPr>
          <w:lang w:val="en-GB"/>
        </w:rPr>
        <w:t xml:space="preserve">race contacts as a line contact between a cylindrical roller and a flat surface, Lundberg’s </w:t>
      </w:r>
      <w:r w:rsidRPr="00763E00">
        <w:rPr>
          <w:noProof/>
          <w:lang w:val="en-GB"/>
        </w:rPr>
        <w:t>[27]</w:t>
      </w:r>
      <w:r w:rsidRPr="00447477">
        <w:rPr>
          <w:lang w:val="en-GB"/>
        </w:rPr>
        <w:t xml:space="preserve"> expression between contact force per unit length (</w:t>
      </w:r>
      <m:oMath>
        <m:r>
          <w:rPr>
            <w:rFonts w:ascii="Cambria Math" w:hAnsi="Cambria Math"/>
            <w:lang w:val="en-GB"/>
          </w:rPr>
          <m:t>w</m:t>
        </m:r>
      </m:oMath>
      <w:r w:rsidRPr="00447477">
        <w:rPr>
          <w:lang w:val="en-GB"/>
        </w:rPr>
        <w:t xml:space="preserve">) and deformation </w:t>
      </w:r>
      <m:oMath>
        <m:r>
          <w:rPr>
            <w:rFonts w:ascii="Cambria Math" w:hAnsi="Cambria Math"/>
            <w:lang w:val="en-GB"/>
          </w:rPr>
          <m:t>(δ</m:t>
        </m:r>
      </m:oMath>
      <w:r w:rsidRPr="00447477">
        <w:rPr>
          <w:lang w:val="en-GB"/>
        </w:rPr>
        <w:t>) was used.</w:t>
      </w:r>
    </w:p>
    <w:tbl>
      <w:tblPr>
        <w:tblW w:w="7859" w:type="dxa"/>
        <w:tblInd w:w="2608" w:type="dxa"/>
        <w:tblCellMar>
          <w:left w:w="0" w:type="dxa"/>
          <w:right w:w="0" w:type="dxa"/>
        </w:tblCellMar>
        <w:tblLook w:val="04A0" w:firstRow="1" w:lastRow="0" w:firstColumn="1" w:lastColumn="0" w:noHBand="0" w:noVBand="1"/>
      </w:tblPr>
      <w:tblGrid>
        <w:gridCol w:w="7325"/>
        <w:gridCol w:w="534"/>
      </w:tblGrid>
      <w:tr w:rsidR="0052159B" w:rsidRPr="002047E2" w14:paraId="2EB43B23" w14:textId="77777777" w:rsidTr="007D1FC7">
        <w:tc>
          <w:tcPr>
            <w:tcW w:w="7428" w:type="dxa"/>
          </w:tcPr>
          <w:p w14:paraId="18101F6C" w14:textId="77777777" w:rsidR="0052159B" w:rsidRPr="003030D2" w:rsidRDefault="00000000" w:rsidP="007D1FC7">
            <w:pPr>
              <w:pStyle w:val="MDPI39equation"/>
              <w:ind w:left="0"/>
              <w:jc w:val="both"/>
            </w:pPr>
            <m:oMathPara>
              <m:oMath>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l</m:t>
                        </m:r>
                      </m:e>
                      <m:sub>
                        <m:r>
                          <w:rPr>
                            <w:rFonts w:ascii="Cambria Math" w:hAnsi="Cambria Math"/>
                          </w:rPr>
                          <m:t>a</m:t>
                        </m:r>
                      </m:sub>
                    </m:sSub>
                  </m:den>
                </m:f>
                <m:r>
                  <w:rPr>
                    <w:rFonts w:ascii="Cambria Math" w:hAnsi="Cambria Math"/>
                  </w:rPr>
                  <m:t>=</m:t>
                </m:r>
                <m:f>
                  <m:fPr>
                    <m:ctrlPr>
                      <w:rPr>
                        <w:rFonts w:ascii="Cambria Math" w:hAnsi="Cambria Math"/>
                        <w:i/>
                      </w:rPr>
                    </m:ctrlPr>
                  </m:fPr>
                  <m:num>
                    <m:r>
                      <w:rPr>
                        <w:rFonts w:ascii="Cambria Math" w:hAnsi="Cambria Math"/>
                      </w:rPr>
                      <m:t>2w</m:t>
                    </m:r>
                  </m:num>
                  <m:den>
                    <m:r>
                      <w:rPr>
                        <w:rFonts w:ascii="Cambria Math" w:hAnsi="Cambria Math"/>
                      </w:rPr>
                      <m:t>π</m:t>
                    </m:r>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l</m:t>
                        </m:r>
                      </m:e>
                      <m:sub>
                        <m:r>
                          <w:rPr>
                            <w:rFonts w:ascii="Cambria Math" w:hAnsi="Cambria Math"/>
                          </w:rPr>
                          <m:t>a</m:t>
                        </m:r>
                      </m:sub>
                    </m:sSub>
                  </m:den>
                </m:f>
                <m:r>
                  <w:rPr>
                    <w:rFonts w:ascii="Cambria Math" w:hAnsi="Cambria Math"/>
                  </w:rPr>
                  <m:t>ln</m:t>
                </m:r>
                <m:f>
                  <m:fPr>
                    <m:ctrlPr>
                      <w:rPr>
                        <w:rFonts w:ascii="Cambria Math" w:hAnsi="Cambria Math"/>
                        <w:i/>
                      </w:rPr>
                    </m:ctrlPr>
                  </m:fPr>
                  <m:num>
                    <m:r>
                      <w:rPr>
                        <w:rFonts w:ascii="Cambria Math" w:hAnsi="Cambria Math"/>
                      </w:rPr>
                      <m:t>π</m:t>
                    </m:r>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l</m:t>
                        </m:r>
                      </m:e>
                      <m:sub>
                        <m:r>
                          <w:rPr>
                            <w:rFonts w:ascii="Cambria Math" w:hAnsi="Cambria Math"/>
                          </w:rPr>
                          <m:t>a</m:t>
                        </m:r>
                      </m:sub>
                    </m:sSub>
                  </m:num>
                  <m:den>
                    <m:r>
                      <w:rPr>
                        <w:rFonts w:ascii="Cambria Math" w:hAnsi="Cambria Math"/>
                      </w:rPr>
                      <m:t>w</m:t>
                    </m:r>
                  </m:den>
                </m:f>
              </m:oMath>
            </m:oMathPara>
          </w:p>
        </w:tc>
        <w:tc>
          <w:tcPr>
            <w:tcW w:w="431" w:type="dxa"/>
            <w:vAlign w:val="center"/>
          </w:tcPr>
          <w:p w14:paraId="3D924029" w14:textId="5CF4F302" w:rsidR="0052159B" w:rsidRPr="003030D2" w:rsidRDefault="0052159B" w:rsidP="007D1FC7">
            <w:pPr>
              <w:pStyle w:val="MDPI3aequationnumber"/>
              <w:spacing w:line="260" w:lineRule="atLeast"/>
            </w:pPr>
            <w:r w:rsidRPr="003030D2">
              <w:t>(</w:t>
            </w:r>
            <w:del w:id="43" w:author="Harry Questa" w:date="2023-01-09T18:58:00Z">
              <w:r w:rsidRPr="00507518" w:rsidDel="00043AAD">
                <w:rPr>
                  <w:highlight w:val="yellow"/>
                </w:rPr>
                <w:delText>11</w:delText>
              </w:r>
            </w:del>
            <w:ins w:id="44" w:author="Harry Questa" w:date="2023-01-09T18:58:00Z">
              <w:r w:rsidR="00043AAD">
                <w:t>15</w:t>
              </w:r>
            </w:ins>
            <w:r w:rsidRPr="003030D2">
              <w:t>)</w:t>
            </w:r>
          </w:p>
        </w:tc>
      </w:tr>
    </w:tbl>
    <w:p w14:paraId="534D8A2D" w14:textId="437AF40C" w:rsidR="0052159B" w:rsidRPr="001811FD" w:rsidRDefault="0052159B" w:rsidP="00474B2F">
      <w:pPr>
        <w:pStyle w:val="MDPI32textnoindent"/>
        <w:rPr>
          <w:lang w:val="en-GB"/>
        </w:rPr>
      </w:pPr>
      <w:r w:rsidRPr="001811FD">
        <w:rPr>
          <w:lang w:val="en-GB"/>
        </w:rPr>
        <w:t xml:space="preserve">where </w:t>
      </w:r>
      <m:oMath>
        <m:sSub>
          <m:sSubPr>
            <m:ctrlPr>
              <w:rPr>
                <w:rFonts w:ascii="Cambria Math" w:hAnsi="Cambria Math"/>
                <w:lang w:val="en-GB"/>
              </w:rPr>
            </m:ctrlPr>
          </m:sSubPr>
          <m:e>
            <m:r>
              <w:rPr>
                <w:rFonts w:ascii="Cambria Math" w:hAnsi="Cambria Math"/>
                <w:lang w:val="en-GB"/>
              </w:rPr>
              <m:t>E</m:t>
            </m:r>
          </m:e>
          <m:sub>
            <m:r>
              <w:rPr>
                <w:rFonts w:ascii="Cambria Math" w:hAnsi="Cambria Math"/>
                <w:lang w:val="en-GB"/>
              </w:rPr>
              <m:t>r</m:t>
            </m:r>
          </m:sub>
        </m:sSub>
      </m:oMath>
      <w:r w:rsidRPr="001811FD">
        <w:rPr>
          <w:lang w:val="en-GB"/>
        </w:rPr>
        <w:t xml:space="preserve"> is the equivalent elastic modulus of the two materials and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oMath>
      <w:r w:rsidRPr="001811FD">
        <w:rPr>
          <w:lang w:val="en-GB"/>
        </w:rPr>
        <w:t xml:space="preserve"> is the active length of the roller.</w:t>
      </w:r>
      <w:r>
        <w:rPr>
          <w:lang w:val="en-GB"/>
        </w:rPr>
        <w:t xml:space="preserve"> </w:t>
      </w:r>
      <w:r w:rsidRPr="00447477">
        <w:rPr>
          <w:lang w:val="en-GB"/>
        </w:rPr>
        <w:t>This assumes that the pressure distribution is uniform along the length of the contact, and elliptical across it. This neglects side leakage along the contact (</w:t>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m:t>
            </m:r>
          </m:sub>
        </m:sSub>
      </m:oMath>
      <w:r w:rsidRPr="00447477">
        <w:rPr>
          <w:lang w:val="en-GB"/>
        </w:rPr>
        <w:t xml:space="preserve">) due to the contact dimensions in this direction being much larger than </w:t>
      </w:r>
      <w:r w:rsidR="008A1956">
        <w:rPr>
          <w:lang w:val="en-GB"/>
        </w:rPr>
        <w:t xml:space="preserve">the </w:t>
      </w:r>
      <w:r w:rsidRPr="00447477">
        <w:rPr>
          <w:lang w:val="en-GB"/>
        </w:rPr>
        <w:t>dimensions across it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c</m:t>
            </m:r>
          </m:sub>
        </m:sSub>
      </m:oMath>
      <w:r w:rsidRPr="00447477">
        <w:rPr>
          <w:lang w:val="en-GB"/>
        </w:rPr>
        <w:t>). This is valid apart from the small regions at the edges of the contact.</w:t>
      </w:r>
    </w:p>
    <w:p w14:paraId="60BABFBB" w14:textId="0F8CEF2F" w:rsidR="0052159B" w:rsidRDefault="0052159B" w:rsidP="00474B2F">
      <w:pPr>
        <w:pStyle w:val="MDPI31text"/>
        <w:rPr>
          <w:lang w:val="en-GB"/>
        </w:rPr>
      </w:pPr>
      <w:r w:rsidRPr="001811FD">
        <w:rPr>
          <w:lang w:val="en-GB"/>
        </w:rPr>
        <w:t xml:space="preserve">From Equation </w:t>
      </w:r>
      <w:r w:rsidR="009D50BC">
        <w:rPr>
          <w:lang w:val="en-GB"/>
        </w:rPr>
        <w:t>(</w:t>
      </w:r>
      <w:r w:rsidRPr="001811FD">
        <w:rPr>
          <w:lang w:val="en-GB"/>
        </w:rPr>
        <w:t>1</w:t>
      </w:r>
      <w:ins w:id="45" w:author="Harry Questa" w:date="2023-01-09T18:59:00Z">
        <w:r w:rsidR="002E1A4E">
          <w:rPr>
            <w:lang w:val="en-GB"/>
          </w:rPr>
          <w:t>5</w:t>
        </w:r>
      </w:ins>
      <w:del w:id="46" w:author="Harry Questa" w:date="2023-01-09T18:59:00Z">
        <w:r w:rsidDel="002E1A4E">
          <w:rPr>
            <w:lang w:val="en-GB"/>
          </w:rPr>
          <w:delText>1</w:delText>
        </w:r>
      </w:del>
      <w:r w:rsidR="009D50BC">
        <w:rPr>
          <w:lang w:val="en-GB"/>
        </w:rPr>
        <w:t>)</w:t>
      </w:r>
      <w:r w:rsidRPr="001811FD">
        <w:rPr>
          <w:lang w:val="en-GB"/>
        </w:rPr>
        <w:t xml:space="preserve">, </w:t>
      </w:r>
      <w:r w:rsidR="00AA5ABD">
        <w:rPr>
          <w:lang w:val="en-GB"/>
        </w:rPr>
        <w:t xml:space="preserve">the </w:t>
      </w:r>
      <w:r w:rsidRPr="001811FD">
        <w:rPr>
          <w:lang w:val="en-GB"/>
        </w:rPr>
        <w:t>contact force</w:t>
      </w:r>
      <w:del w:id="47" w:author="Harry Questa" w:date="2023-01-09T18:59:00Z">
        <w:r w:rsidRPr="001811FD" w:rsidDel="002E1A4E">
          <w:rPr>
            <w:lang w:val="en-GB"/>
          </w:rPr>
          <w:delText>s</w:delText>
        </w:r>
      </w:del>
      <w:r w:rsidRPr="001811FD">
        <w:rPr>
          <w:lang w:val="en-GB"/>
        </w:rPr>
        <w:t xml:space="preserve"> per unit length of an individual slice along the roller</w:t>
      </w:r>
      <w:r w:rsidR="006A6D12">
        <w:rPr>
          <w:lang w:val="en-GB"/>
        </w:rPr>
        <w:t>–</w:t>
      </w:r>
      <w:r w:rsidRPr="001811FD">
        <w:rPr>
          <w:lang w:val="en-GB"/>
        </w:rPr>
        <w:t xml:space="preserve">race contact can be calculated. This is valid if there is no separation of the bodies, i.e., the contact deformation does not become negative </w:t>
      </w:r>
      <m:oMath>
        <m:sSub>
          <m:sSubPr>
            <m:ctrlPr>
              <w:rPr>
                <w:rFonts w:ascii="Cambria Math" w:hAnsi="Cambria Math"/>
                <w:i/>
                <w:lang w:val="en-GB"/>
              </w:rPr>
            </m:ctrlPr>
          </m:sSubPr>
          <m:e>
            <m:r>
              <w:rPr>
                <w:rFonts w:ascii="Cambria Math" w:hAnsi="Cambria Math"/>
                <w:lang w:val="en-GB"/>
              </w:rPr>
              <m:t>(δ</m:t>
            </m:r>
          </m:e>
          <m:sub>
            <m:r>
              <w:rPr>
                <w:rFonts w:ascii="Cambria Math" w:hAnsi="Cambria Math"/>
                <w:lang w:val="en-GB"/>
              </w:rPr>
              <m:t>s</m:t>
            </m:r>
          </m:sub>
        </m:sSub>
        <m:r>
          <w:rPr>
            <w:rFonts w:ascii="Cambria Math" w:hAnsi="Cambria Math"/>
            <w:lang w:val="en-GB"/>
          </w:rPr>
          <m:t>&gt;0)</m:t>
        </m:r>
      </m:oMath>
      <w:r w:rsidRPr="001811FD">
        <w:rPr>
          <w:lang w:val="en-GB"/>
        </w:rPr>
        <w:t>.</w:t>
      </w:r>
    </w:p>
    <w:tbl>
      <w:tblPr>
        <w:tblW w:w="7859" w:type="dxa"/>
        <w:tblInd w:w="2608" w:type="dxa"/>
        <w:tblCellMar>
          <w:left w:w="0" w:type="dxa"/>
          <w:right w:w="0" w:type="dxa"/>
        </w:tblCellMar>
        <w:tblLook w:val="04A0" w:firstRow="1" w:lastRow="0" w:firstColumn="1" w:lastColumn="0" w:noHBand="0" w:noVBand="1"/>
      </w:tblPr>
      <w:tblGrid>
        <w:gridCol w:w="7325"/>
        <w:gridCol w:w="534"/>
      </w:tblGrid>
      <w:tr w:rsidR="0052159B" w:rsidRPr="002047E2" w14:paraId="44E78D9E" w14:textId="77777777" w:rsidTr="007D1FC7">
        <w:tc>
          <w:tcPr>
            <w:tcW w:w="7428" w:type="dxa"/>
          </w:tcPr>
          <w:p w14:paraId="775A4B89" w14:textId="77777777" w:rsidR="0052159B" w:rsidRPr="003030D2" w:rsidRDefault="00000000" w:rsidP="007D1FC7">
            <w:pPr>
              <w:pStyle w:val="MDPI39equation"/>
              <w:ind w:left="0"/>
              <w:jc w:val="both"/>
            </w:pPr>
            <m:oMathPara>
              <m:oMath>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=π</m:t>
                </m:r>
                <m:sSub>
                  <m:sSubPr>
                    <m:ctrlPr>
                      <w:rPr>
                        <w:rFonts w:ascii="Cambria Math" w:hAnsi="Cambria Math"/>
                        <w:i/>
                      </w:rPr>
                    </m:ctrlPr>
                  </m:sSubPr>
                  <m:e>
                    <m:r>
                      <w:rPr>
                        <w:rFonts w:ascii="Cambria Math" w:hAnsi="Cambria Math"/>
                      </w:rPr>
                      <m:t>E</m:t>
                    </m:r>
                  </m:e>
                  <m:sub>
                    <m:r>
                      <w:rPr>
                        <w:rFonts w:ascii="Cambria Math" w:hAnsi="Cambria Math"/>
                      </w:rPr>
                      <m:t>r</m:t>
                    </m:r>
                  </m:sub>
                </m:sSub>
                <m:sSub>
                  <m:sSubPr>
                    <m:ctrlPr>
                      <w:rPr>
                        <w:rFonts w:ascii="Cambria Math" w:hAnsi="Cambria Math"/>
                        <w:i/>
                      </w:rPr>
                    </m:ctrlPr>
                  </m:sSubPr>
                  <m:e>
                    <m:r>
                      <w:rPr>
                        <w:rFonts w:ascii="Cambria Math" w:hAnsi="Cambria Math"/>
                      </w:rPr>
                      <m:t>l</m:t>
                    </m:r>
                  </m:e>
                  <m:sub>
                    <m:r>
                      <w:rPr>
                        <w:rFonts w:ascii="Cambria Math" w:hAnsi="Cambria Math"/>
                      </w:rPr>
                      <m:t>s</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0.5</m:t>
                            </m:r>
                            <m:sSub>
                              <m:sSubPr>
                                <m:ctrlPr>
                                  <w:rPr>
                                    <w:rFonts w:ascii="Cambria Math" w:hAnsi="Cambria Math"/>
                                    <w:i/>
                                  </w:rPr>
                                </m:ctrlPr>
                              </m:sSubPr>
                              <m:e>
                                <m:r>
                                  <w:rPr>
                                    <w:rFonts w:ascii="Cambria Math" w:hAnsi="Cambria Math"/>
                                  </w:rPr>
                                  <m:t>δ</m:t>
                                </m:r>
                              </m:e>
                              <m:sub>
                                <m:r>
                                  <w:rPr>
                                    <w:rFonts w:ascii="Cambria Math" w:hAnsi="Cambria Math"/>
                                  </w:rPr>
                                  <m:t>s</m:t>
                                </m:r>
                              </m:sub>
                            </m:sSub>
                          </m:num>
                          <m:den>
                            <m:r>
                              <w:rPr>
                                <w:rFonts w:ascii="Cambria Math" w:hAnsi="Cambria Math"/>
                              </w:rPr>
                              <m:t>7.358</m:t>
                            </m:r>
                            <m:sSub>
                              <m:sSubPr>
                                <m:ctrlPr>
                                  <w:rPr>
                                    <w:rFonts w:ascii="Cambria Math" w:hAnsi="Cambria Math"/>
                                    <w:i/>
                                  </w:rPr>
                                </m:ctrlPr>
                              </m:sSubPr>
                              <m:e>
                                <m:r>
                                  <w:rPr>
                                    <w:rFonts w:ascii="Cambria Math" w:hAnsi="Cambria Math"/>
                                  </w:rPr>
                                  <m:t>l</m:t>
                                </m:r>
                              </m:e>
                              <m:sub>
                                <m:r>
                                  <w:rPr>
                                    <w:rFonts w:ascii="Cambria Math" w:hAnsi="Cambria Math"/>
                                  </w:rPr>
                                  <m:t>s</m:t>
                                </m:r>
                              </m:sub>
                            </m:sSub>
                          </m:den>
                        </m:f>
                      </m:e>
                    </m:d>
                  </m:e>
                  <m:sup>
                    <m:r>
                      <w:rPr>
                        <w:rFonts w:ascii="Cambria Math" w:hAnsi="Cambria Math"/>
                      </w:rPr>
                      <m:t>1.11</m:t>
                    </m:r>
                  </m:sup>
                </m:sSup>
              </m:oMath>
            </m:oMathPara>
          </w:p>
        </w:tc>
        <w:tc>
          <w:tcPr>
            <w:tcW w:w="431" w:type="dxa"/>
            <w:vAlign w:val="center"/>
          </w:tcPr>
          <w:p w14:paraId="5E10C878" w14:textId="2333EC53" w:rsidR="0052159B" w:rsidRPr="003030D2" w:rsidRDefault="0052159B" w:rsidP="007D1FC7">
            <w:pPr>
              <w:pStyle w:val="MDPI3aequationnumber"/>
              <w:spacing w:line="260" w:lineRule="atLeast"/>
            </w:pPr>
            <w:r w:rsidRPr="003030D2">
              <w:t>(</w:t>
            </w:r>
            <w:del w:id="48" w:author="Harry Questa" w:date="2023-01-09T18:58:00Z">
              <w:r w:rsidRPr="00507518" w:rsidDel="00043AAD">
                <w:rPr>
                  <w:highlight w:val="yellow"/>
                </w:rPr>
                <w:delText>12</w:delText>
              </w:r>
            </w:del>
            <w:ins w:id="49" w:author="Harry Questa" w:date="2023-01-09T18:58:00Z">
              <w:r w:rsidR="00043AAD">
                <w:t>16</w:t>
              </w:r>
            </w:ins>
            <w:r w:rsidRPr="003030D2">
              <w:t>)</w:t>
            </w:r>
          </w:p>
        </w:tc>
      </w:tr>
    </w:tbl>
    <w:p w14:paraId="0230C111" w14:textId="77777777" w:rsidR="0052159B" w:rsidRPr="002A510E" w:rsidRDefault="0052159B" w:rsidP="00474B2F">
      <w:pPr>
        <w:pStyle w:val="MDPI32textnoindent"/>
        <w:rPr>
          <w:lang w:val="en-GB"/>
        </w:rPr>
      </w:pPr>
      <w:r w:rsidRPr="002A510E">
        <w:rPr>
          <w:lang w:val="en-GB"/>
        </w:rPr>
        <w:t xml:space="preserve">where </w:t>
      </w:r>
      <m:oMath>
        <m:r>
          <w:rPr>
            <w:rFonts w:ascii="Cambria Math" w:hAnsi="Cambria Math"/>
            <w:lang w:val="en-GB"/>
          </w:rPr>
          <m:t>s</m:t>
        </m:r>
      </m:oMath>
      <w:r w:rsidRPr="002A510E">
        <w:rPr>
          <w:lang w:val="en-GB"/>
        </w:rPr>
        <w:t xml:space="preserve"> represents the slice number</w:t>
      </w:r>
      <w:r>
        <w:rPr>
          <w:lang w:val="en-GB"/>
        </w:rPr>
        <w:t xml:space="preserve">, and </w:t>
      </w:r>
      <m:oMath>
        <m:r>
          <w:rPr>
            <w:rFonts w:ascii="Cambria Math" w:hAnsi="Cambria Math"/>
          </w:rPr>
          <m:t>l</m:t>
        </m:r>
      </m:oMath>
      <w:r>
        <w:t xml:space="preserve"> represents the slice length</w:t>
      </w:r>
      <w:r>
        <w:rPr>
          <w:lang w:val="en-GB"/>
        </w:rPr>
        <w:t>.</w:t>
      </w:r>
    </w:p>
    <w:p w14:paraId="236B5469" w14:textId="02446E27" w:rsidR="0052159B" w:rsidRDefault="0052159B" w:rsidP="00474B2F">
      <w:pPr>
        <w:pStyle w:val="MDPI31text"/>
        <w:rPr>
          <w:lang w:val="en-GB"/>
        </w:rPr>
      </w:pPr>
      <w:r w:rsidRPr="002A510E">
        <w:rPr>
          <w:lang w:val="en-GB"/>
        </w:rPr>
        <w:t xml:space="preserve">The application of the slicing technique was validated against </w:t>
      </w:r>
      <w:r w:rsidR="00D83EA8">
        <w:rPr>
          <w:lang w:val="en-GB"/>
        </w:rPr>
        <w:t xml:space="preserve">the </w:t>
      </w:r>
      <w:r w:rsidRPr="002A510E">
        <w:rPr>
          <w:lang w:val="en-GB"/>
        </w:rPr>
        <w:t>open literature. de Mul</w:t>
      </w:r>
      <w:r w:rsidRPr="00A8075B">
        <w:rPr>
          <w:lang w:val="en-GB"/>
        </w:rPr>
        <w:t xml:space="preserve"> et al. </w:t>
      </w:r>
      <w:r w:rsidRPr="002A510E">
        <w:rPr>
          <w:noProof/>
          <w:lang w:val="en-GB"/>
        </w:rPr>
        <w:t>[28]</w:t>
      </w:r>
      <w:r w:rsidRPr="002A510E">
        <w:rPr>
          <w:lang w:val="en-GB"/>
        </w:rPr>
        <w:t xml:space="preserve"> compared results obtained from an experimental rig with</w:t>
      </w:r>
      <w:r w:rsidR="00EF71E8">
        <w:rPr>
          <w:lang w:val="en-GB"/>
        </w:rPr>
        <w:t xml:space="preserve"> the</w:t>
      </w:r>
      <w:r w:rsidRPr="002A510E">
        <w:rPr>
          <w:lang w:val="en-GB"/>
        </w:rPr>
        <w:t xml:space="preserve"> numerical results calculated using both the approximate slicing technique and the sophisticated non-Hertzian technique </w:t>
      </w:r>
      <w:r w:rsidRPr="00FC5939">
        <w:rPr>
          <w:noProof/>
          <w:lang w:val="en-GB"/>
        </w:rPr>
        <w:t>[42]</w:t>
      </w:r>
      <w:r w:rsidRPr="002A510E">
        <w:rPr>
          <w:lang w:val="en-GB"/>
        </w:rPr>
        <w:t xml:space="preserve">. By replicating the geometry of the test bearing used in their analysis, the application of </w:t>
      </w:r>
      <w:proofErr w:type="spellStart"/>
      <w:r w:rsidRPr="002A510E">
        <w:rPr>
          <w:lang w:val="en-GB"/>
        </w:rPr>
        <w:t>Andreason’s</w:t>
      </w:r>
      <w:proofErr w:type="spellEnd"/>
      <w:r w:rsidRPr="002A510E">
        <w:rPr>
          <w:lang w:val="en-GB"/>
        </w:rPr>
        <w:t xml:space="preserve"> slicing technique</w:t>
      </w:r>
      <w:r>
        <w:rPr>
          <w:lang w:val="en-GB"/>
        </w:rPr>
        <w:t xml:space="preserve"> used</w:t>
      </w:r>
      <w:r w:rsidRPr="002A510E">
        <w:rPr>
          <w:lang w:val="en-GB"/>
        </w:rPr>
        <w:t xml:space="preserve"> </w:t>
      </w:r>
      <w:r>
        <w:rPr>
          <w:lang w:val="en-GB"/>
        </w:rPr>
        <w:t>for this analysis</w:t>
      </w:r>
      <w:r w:rsidRPr="002A510E">
        <w:rPr>
          <w:lang w:val="en-GB"/>
        </w:rPr>
        <w:t xml:space="preserve"> was validated with good agreement (see </w:t>
      </w:r>
      <w:r w:rsidRPr="002A510E">
        <w:t>Figure 5</w:t>
      </w:r>
      <w:r w:rsidRPr="002A510E">
        <w:rPr>
          <w:lang w:val="en-GB"/>
        </w:rPr>
        <w:t xml:space="preserve">). This method is a much faster way of calculating </w:t>
      </w:r>
      <w:r w:rsidR="00EF71E8">
        <w:rPr>
          <w:lang w:val="en-GB"/>
        </w:rPr>
        <w:t xml:space="preserve">the </w:t>
      </w:r>
      <w:r w:rsidRPr="002A510E">
        <w:rPr>
          <w:lang w:val="en-GB"/>
        </w:rPr>
        <w:t>contact load and moment than more sophisticated methods by de Mu</w:t>
      </w:r>
      <w:r>
        <w:rPr>
          <w:lang w:val="en-GB"/>
        </w:rPr>
        <w:t>l</w:t>
      </w:r>
      <w:r w:rsidRPr="002A510E">
        <w:rPr>
          <w:lang w:val="en-GB"/>
        </w:rPr>
        <w:t>, yet still maintains high accuracy.</w:t>
      </w:r>
    </w:p>
    <w:p w14:paraId="67921291" w14:textId="77777777" w:rsidR="0052159B" w:rsidRDefault="0052159B" w:rsidP="00474B2F">
      <w:pPr>
        <w:pStyle w:val="MDPI52figure"/>
        <w:ind w:left="2608"/>
        <w:jc w:val="left"/>
      </w:pPr>
      <w:r>
        <w:rPr>
          <w:noProof/>
          <w:snapToGrid/>
          <w:lang w:val="en-GB"/>
        </w:rPr>
        <w:drawing>
          <wp:inline distT="0" distB="0" distL="0" distR="0" wp14:anchorId="61D8C34F" wp14:editId="0B3BDEBF">
            <wp:extent cx="4642052" cy="2487218"/>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rcRect l="6549" r="6549"/>
                    <a:stretch>
                      <a:fillRect/>
                    </a:stretch>
                  </pic:blipFill>
                  <pic:spPr bwMode="auto">
                    <a:xfrm>
                      <a:off x="0" y="0"/>
                      <a:ext cx="4642052" cy="2487218"/>
                    </a:xfrm>
                    <a:prstGeom prst="rect">
                      <a:avLst/>
                    </a:prstGeom>
                    <a:ln>
                      <a:noFill/>
                    </a:ln>
                    <a:extLst>
                      <a:ext uri="{53640926-AAD7-44D8-BBD7-CCE9431645EC}">
                        <a14:shadowObscured xmlns:a14="http://schemas.microsoft.com/office/drawing/2010/main"/>
                      </a:ext>
                    </a:extLst>
                  </pic:spPr>
                </pic:pic>
              </a:graphicData>
            </a:graphic>
          </wp:inline>
        </w:drawing>
      </w:r>
    </w:p>
    <w:p w14:paraId="69DF2E06" w14:textId="5667D487" w:rsidR="0052159B" w:rsidRDefault="00474B2F" w:rsidP="00474B2F">
      <w:pPr>
        <w:pStyle w:val="MDPI51figurecaption"/>
        <w:jc w:val="left"/>
      </w:pPr>
      <w:r w:rsidRPr="00474B2F">
        <w:rPr>
          <w:b/>
        </w:rPr>
        <w:t xml:space="preserve">Figure 5. </w:t>
      </w:r>
      <w:commentRangeStart w:id="50"/>
      <w:commentRangeStart w:id="51"/>
      <w:r w:rsidR="0052159B" w:rsidRPr="00BB58C4">
        <w:rPr>
          <w:highlight w:val="yellow"/>
        </w:rPr>
        <w:t xml:space="preserve">Contact Level </w:t>
      </w:r>
      <w:commentRangeEnd w:id="50"/>
      <w:r w:rsidR="00BB58C4">
        <w:rPr>
          <w:rStyle w:val="CommentReference"/>
          <w:rFonts w:eastAsia="SimSun"/>
          <w:noProof/>
          <w:lang w:eastAsia="zh-CN" w:bidi="ar-SA"/>
        </w:rPr>
        <w:commentReference w:id="50"/>
      </w:r>
      <w:commentRangeEnd w:id="51"/>
      <w:r w:rsidR="009C4432">
        <w:rPr>
          <w:rStyle w:val="CommentReference"/>
          <w:rFonts w:eastAsia="SimSun"/>
          <w:noProof/>
          <w:lang w:eastAsia="zh-CN" w:bidi="ar-SA"/>
        </w:rPr>
        <w:commentReference w:id="51"/>
      </w:r>
      <w:r w:rsidR="0052159B">
        <w:t>V</w:t>
      </w:r>
      <w:r w:rsidR="0052159B" w:rsidRPr="00763103">
        <w:t>alidation</w:t>
      </w:r>
      <w:r>
        <w:t>.</w:t>
      </w:r>
    </w:p>
    <w:p w14:paraId="31F584DB" w14:textId="77777777" w:rsidR="0052159B" w:rsidRPr="009C1421" w:rsidRDefault="0052159B" w:rsidP="00474B2F">
      <w:pPr>
        <w:pStyle w:val="MDPI31text"/>
        <w:rPr>
          <w:lang w:val="en-GB"/>
        </w:rPr>
      </w:pPr>
      <w:r w:rsidRPr="009C1421">
        <w:rPr>
          <w:lang w:val="en-GB"/>
        </w:rPr>
        <w:t xml:space="preserve">The total contact load </w:t>
      </w:r>
      <m:oMath>
        <m:r>
          <w:rPr>
            <w:rFonts w:ascii="Cambria Math" w:hAnsi="Cambria Math"/>
            <w:lang w:val="en-GB"/>
          </w:rPr>
          <m:t>W</m:t>
        </m:r>
      </m:oMath>
      <w:r w:rsidRPr="009C1421">
        <w:rPr>
          <w:lang w:val="en-GB"/>
        </w:rPr>
        <w:t xml:space="preserve"> and moment </w:t>
      </w:r>
      <m:oMath>
        <m:r>
          <w:rPr>
            <w:rFonts w:ascii="Cambria Math" w:hAnsi="Cambria Math"/>
            <w:lang w:val="en-GB"/>
          </w:rPr>
          <m:t>T</m:t>
        </m:r>
      </m:oMath>
      <w:r w:rsidRPr="009C1421">
        <w:rPr>
          <w:lang w:val="en-GB"/>
        </w:rPr>
        <w:t xml:space="preserve"> are obtained by summing the contributions from all loaded slices:</w:t>
      </w:r>
    </w:p>
    <w:tbl>
      <w:tblPr>
        <w:tblW w:w="7859" w:type="dxa"/>
        <w:tblInd w:w="2608" w:type="dxa"/>
        <w:tblCellMar>
          <w:left w:w="0" w:type="dxa"/>
          <w:right w:w="0" w:type="dxa"/>
        </w:tblCellMar>
        <w:tblLook w:val="04A0" w:firstRow="1" w:lastRow="0" w:firstColumn="1" w:lastColumn="0" w:noHBand="0" w:noVBand="1"/>
      </w:tblPr>
      <w:tblGrid>
        <w:gridCol w:w="7325"/>
        <w:gridCol w:w="534"/>
      </w:tblGrid>
      <w:tr w:rsidR="0052159B" w:rsidRPr="002047E2" w14:paraId="235179D9" w14:textId="77777777" w:rsidTr="007D1FC7">
        <w:tc>
          <w:tcPr>
            <w:tcW w:w="7428" w:type="dxa"/>
          </w:tcPr>
          <w:p w14:paraId="32F695E2" w14:textId="77777777" w:rsidR="0052159B" w:rsidRPr="00BB58C4" w:rsidRDefault="0052159B" w:rsidP="007D1FC7">
            <w:pPr>
              <w:pStyle w:val="MDPI39equation"/>
              <w:ind w:left="0"/>
              <w:jc w:val="both"/>
            </w:pPr>
            <m:oMathPara>
              <m:oMath>
                <m:r>
                  <w:rPr>
                    <w:rFonts w:ascii="Cambria Math" w:hAnsi="Cambria Math"/>
                  </w:rPr>
                  <w:lastRenderedPageBreak/>
                  <m:t xml:space="preserve">W= </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l</m:t>
                        </m:r>
                      </m:e>
                      <m:sub>
                        <m:r>
                          <w:rPr>
                            <w:rFonts w:ascii="Cambria Math" w:hAnsi="Cambria Math"/>
                          </w:rPr>
                          <m:t>s</m:t>
                        </m:r>
                      </m:sub>
                    </m:sSub>
                  </m:e>
                </m:nary>
              </m:oMath>
            </m:oMathPara>
          </w:p>
        </w:tc>
        <w:tc>
          <w:tcPr>
            <w:tcW w:w="431" w:type="dxa"/>
            <w:vAlign w:val="center"/>
          </w:tcPr>
          <w:p w14:paraId="38E0CE27" w14:textId="7E0EB2C6" w:rsidR="0052159B" w:rsidRPr="003030D2" w:rsidRDefault="0052159B" w:rsidP="007D1FC7">
            <w:pPr>
              <w:pStyle w:val="MDPI3aequationnumber"/>
              <w:spacing w:line="260" w:lineRule="atLeast"/>
            </w:pPr>
            <w:r w:rsidRPr="003030D2">
              <w:t>(</w:t>
            </w:r>
            <w:del w:id="52" w:author="Harry Questa" w:date="2023-01-09T18:58:00Z">
              <w:r w:rsidRPr="00507518" w:rsidDel="00043AAD">
                <w:rPr>
                  <w:highlight w:val="yellow"/>
                </w:rPr>
                <w:delText>14</w:delText>
              </w:r>
            </w:del>
            <w:ins w:id="53" w:author="Harry Questa" w:date="2023-01-09T18:58:00Z">
              <w:r w:rsidR="00043AAD">
                <w:t>17</w:t>
              </w:r>
            </w:ins>
            <w:r w:rsidRPr="003030D2">
              <w:t>)</w:t>
            </w:r>
          </w:p>
        </w:tc>
      </w:tr>
      <w:tr w:rsidR="0052159B" w:rsidRPr="002047E2" w14:paraId="7B553D50" w14:textId="77777777" w:rsidTr="007D1FC7">
        <w:tc>
          <w:tcPr>
            <w:tcW w:w="7428" w:type="dxa"/>
          </w:tcPr>
          <w:p w14:paraId="07BC3ED8" w14:textId="77777777" w:rsidR="0052159B" w:rsidRPr="00BB58C4" w:rsidRDefault="0052159B" w:rsidP="007D1FC7">
            <w:pPr>
              <w:pStyle w:val="MDPI39equation"/>
              <w:ind w:left="0"/>
              <w:jc w:val="both"/>
              <w:rPr>
                <w:rFonts w:ascii="Cambria Math" w:hAnsi="Cambria Math"/>
                <w:oMath/>
              </w:rPr>
            </w:pPr>
            <m:oMathPara>
              <m:oMath>
                <m:r>
                  <w:rPr>
                    <w:rFonts w:ascii="Cambria Math" w:hAnsi="Cambria Math"/>
                  </w:rPr>
                  <m:t xml:space="preserve">T= </m:t>
                </m:r>
                <m:nary>
                  <m:naryPr>
                    <m:chr m:val="∑"/>
                    <m:limLoc m:val="undOv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w:rPr>
                            <w:rFonts w:ascii="Cambria Math" w:hAnsi="Cambria Math"/>
                          </w:rPr>
                          <m:t>x</m:t>
                        </m:r>
                      </m:e>
                      <m:sub>
                        <m:r>
                          <w:rPr>
                            <w:rFonts w:ascii="Cambria Math" w:hAnsi="Cambria Math"/>
                          </w:rPr>
                          <m:t>c,s</m:t>
                        </m:r>
                      </m:sub>
                    </m:sSub>
                  </m:e>
                </m:nary>
              </m:oMath>
            </m:oMathPara>
          </w:p>
        </w:tc>
        <w:tc>
          <w:tcPr>
            <w:tcW w:w="431" w:type="dxa"/>
            <w:vAlign w:val="center"/>
          </w:tcPr>
          <w:p w14:paraId="5BC3A31C" w14:textId="2CEA7F51" w:rsidR="0052159B" w:rsidRPr="003030D2" w:rsidRDefault="0052159B" w:rsidP="007D1FC7">
            <w:pPr>
              <w:pStyle w:val="MDPI3aequationnumber"/>
              <w:spacing w:line="260" w:lineRule="atLeast"/>
            </w:pPr>
            <w:r w:rsidRPr="003030D2">
              <w:t>(</w:t>
            </w:r>
            <w:del w:id="54" w:author="Harry Questa" w:date="2023-01-09T18:58:00Z">
              <w:r w:rsidRPr="00507518" w:rsidDel="00043AAD">
                <w:rPr>
                  <w:highlight w:val="yellow"/>
                </w:rPr>
                <w:delText>15</w:delText>
              </w:r>
            </w:del>
            <w:ins w:id="55" w:author="Harry Questa" w:date="2023-01-09T18:58:00Z">
              <w:r w:rsidR="00043AAD">
                <w:t>18</w:t>
              </w:r>
            </w:ins>
            <w:r w:rsidRPr="003030D2">
              <w:t>)</w:t>
            </w:r>
          </w:p>
        </w:tc>
      </w:tr>
    </w:tbl>
    <w:p w14:paraId="101E2598" w14:textId="3853462F" w:rsidR="0052159B" w:rsidRPr="005946A2" w:rsidRDefault="0052159B" w:rsidP="00474B2F">
      <w:pPr>
        <w:pStyle w:val="MDPI32textnoindent"/>
        <w:rPr>
          <w:lang w:val="en-GB"/>
        </w:rPr>
      </w:pPr>
      <w:r w:rsidRPr="005F3D02">
        <w:rPr>
          <w:lang w:val="en-GB"/>
        </w:rPr>
        <w:t xml:space="preserve">with </w:t>
      </w:r>
      <m:oMath>
        <m:sSub>
          <m:sSubPr>
            <m:ctrlPr>
              <w:rPr>
                <w:rFonts w:ascii="Cambria Math" w:hAnsi="Cambria Math"/>
                <w:i/>
              </w:rPr>
            </m:ctrlPr>
          </m:sSubPr>
          <m:e>
            <m:r>
              <w:rPr>
                <w:rFonts w:ascii="Cambria Math" w:hAnsi="Cambria Math"/>
              </w:rPr>
              <m:t>x</m:t>
            </m:r>
          </m:e>
          <m:sub>
            <m:r>
              <w:rPr>
                <w:rFonts w:ascii="Cambria Math" w:hAnsi="Cambria Math"/>
              </w:rPr>
              <m:t>c,s</m:t>
            </m:r>
          </m:sub>
        </m:sSub>
      </m:oMath>
      <w:r w:rsidRPr="005F3D02">
        <w:rPr>
          <w:lang w:val="en-GB"/>
        </w:rPr>
        <w:t xml:space="preserve"> being the </w:t>
      </w:r>
      <w:r>
        <w:rPr>
          <w:lang w:val="en-GB"/>
        </w:rPr>
        <w:t>distance to the centre of each slice in the conjunction coordinate system.</w:t>
      </w:r>
      <w:r w:rsidRPr="005F3D02">
        <w:rPr>
          <w:lang w:val="en-GB"/>
        </w:rPr>
        <w:t xml:space="preserve"> </w:t>
      </w:r>
      <w:r w:rsidRPr="00A47CEC">
        <w:rPr>
          <w:lang w:val="en-GB"/>
        </w:rPr>
        <w:t xml:space="preserve">It is assumed that </w:t>
      </w:r>
      <w:r w:rsidR="00FD3E3A">
        <w:rPr>
          <w:lang w:val="en-GB"/>
        </w:rPr>
        <w:t xml:space="preserve">the </w:t>
      </w:r>
      <w:r w:rsidRPr="00A47CEC">
        <w:rPr>
          <w:lang w:val="en-GB"/>
        </w:rPr>
        <w:t xml:space="preserve">total contact deflection is </w:t>
      </w:r>
      <w:r w:rsidRPr="005946A2">
        <w:rPr>
          <w:lang w:val="en-GB"/>
        </w:rPr>
        <w:t xml:space="preserve">shared equally between the inner and outer races despite slight differences in </w:t>
      </w:r>
      <w:r w:rsidR="00405912">
        <w:rPr>
          <w:lang w:val="en-GB"/>
        </w:rPr>
        <w:t xml:space="preserve">the </w:t>
      </w:r>
      <w:r w:rsidRPr="005946A2">
        <w:rPr>
          <w:lang w:val="en-GB"/>
        </w:rPr>
        <w:t>contact geometry. The entrainment velocity is equal at each contact, which is the governing parameter for the lubricated contact force differences.</w:t>
      </w:r>
    </w:p>
    <w:p w14:paraId="6F94F1B0" w14:textId="75C9E22E" w:rsidR="0052159B" w:rsidRPr="005412D4" w:rsidRDefault="0076692B" w:rsidP="00474B2F">
      <w:pPr>
        <w:pStyle w:val="MDPI31text"/>
        <w:rPr>
          <w:lang w:val="en-GB"/>
        </w:rPr>
      </w:pPr>
      <w:ins w:id="56" w:author="Harry Questa" w:date="2023-01-09T21:59:00Z">
        <w:r>
          <w:rPr>
            <w:lang w:val="en-GB"/>
          </w:rPr>
          <w:t>E</w:t>
        </w:r>
      </w:ins>
      <w:del w:id="57" w:author="Harry Questa" w:date="2023-01-09T21:59:00Z">
        <w:r w:rsidR="00405912" w:rsidDel="0076692B">
          <w:rPr>
            <w:lang w:val="en-GB"/>
          </w:rPr>
          <w:delText>The e</w:delText>
        </w:r>
      </w:del>
      <w:r w:rsidR="0052159B" w:rsidRPr="005946A2">
        <w:rPr>
          <w:lang w:val="en-GB"/>
        </w:rPr>
        <w:t>xperimental</w:t>
      </w:r>
      <w:r w:rsidR="0052159B" w:rsidRPr="005B6995">
        <w:rPr>
          <w:lang w:val="en-GB"/>
        </w:rPr>
        <w:t xml:space="preserve"> measurements show that the damping of a rolling element bearing arises from multiple sources, including: (1) lubricant film damping at the contacts; (2) material damping due to Hertzian deformations and (3) interface damping between assembled components </w:t>
      </w:r>
      <w:r w:rsidR="0052159B" w:rsidRPr="005B6995">
        <w:rPr>
          <w:noProof/>
          <w:lang w:val="en-GB"/>
        </w:rPr>
        <w:t>[17]</w:t>
      </w:r>
      <w:r w:rsidR="0052159B" w:rsidRPr="005B6995">
        <w:rPr>
          <w:lang w:val="en-GB"/>
        </w:rPr>
        <w:t xml:space="preserve">. These measurements show that damping decreases with rotational speed, tending towards a constant value. </w:t>
      </w:r>
      <w:proofErr w:type="spellStart"/>
      <w:r w:rsidR="0052159B" w:rsidRPr="005B6995">
        <w:rPr>
          <w:lang w:val="en-GB"/>
        </w:rPr>
        <w:t>Sopanen</w:t>
      </w:r>
      <w:proofErr w:type="spellEnd"/>
      <w:r w:rsidR="0052159B" w:rsidRPr="005B6995">
        <w:rPr>
          <w:lang w:val="en-GB"/>
        </w:rPr>
        <w:t xml:space="preserve"> and </w:t>
      </w:r>
      <w:proofErr w:type="spellStart"/>
      <w:r w:rsidR="0052159B" w:rsidRPr="005B6995">
        <w:rPr>
          <w:lang w:val="en-GB"/>
        </w:rPr>
        <w:t>Mikkola</w:t>
      </w:r>
      <w:proofErr w:type="spellEnd"/>
      <w:r w:rsidR="0052159B" w:rsidRPr="005B6995">
        <w:rPr>
          <w:lang w:val="en-GB"/>
        </w:rPr>
        <w:t xml:space="preserve"> </w:t>
      </w:r>
      <w:r w:rsidR="0052159B" w:rsidRPr="005B6995">
        <w:rPr>
          <w:noProof/>
          <w:lang w:val="en-GB"/>
        </w:rPr>
        <w:t>[22]</w:t>
      </w:r>
      <w:r w:rsidR="0052159B" w:rsidRPr="005B6995">
        <w:rPr>
          <w:lang w:val="en-GB"/>
        </w:rPr>
        <w:t xml:space="preserve"> summari</w:t>
      </w:r>
      <w:r w:rsidR="006A6D12">
        <w:rPr>
          <w:lang w:val="en-GB"/>
        </w:rPr>
        <w:t>s</w:t>
      </w:r>
      <w:r w:rsidR="0052159B" w:rsidRPr="005B6995">
        <w:rPr>
          <w:lang w:val="en-GB"/>
        </w:rPr>
        <w:t>e</w:t>
      </w:r>
      <w:r w:rsidR="00AD01D3">
        <w:rPr>
          <w:lang w:val="en-GB"/>
        </w:rPr>
        <w:t>d</w:t>
      </w:r>
      <w:r w:rsidR="0052159B" w:rsidRPr="005B6995">
        <w:rPr>
          <w:lang w:val="en-GB"/>
        </w:rPr>
        <w:t xml:space="preserve"> the findings of </w:t>
      </w:r>
      <w:proofErr w:type="spellStart"/>
      <w:r w:rsidR="0052159B" w:rsidRPr="005B6995">
        <w:rPr>
          <w:lang w:val="en-GB"/>
        </w:rPr>
        <w:t>Mitsuya</w:t>
      </w:r>
      <w:proofErr w:type="spellEnd"/>
      <w:r w:rsidR="0052159B" w:rsidRPr="00A8075B">
        <w:rPr>
          <w:lang w:val="en-GB"/>
        </w:rPr>
        <w:t xml:space="preserve"> </w:t>
      </w:r>
      <w:r w:rsidR="0052159B" w:rsidRPr="00A8075B">
        <w:rPr>
          <w:iCs/>
          <w:lang w:val="en-GB"/>
        </w:rPr>
        <w:t>et al</w:t>
      </w:r>
      <w:r w:rsidR="0052159B" w:rsidRPr="00A8075B">
        <w:rPr>
          <w:lang w:val="en-GB"/>
        </w:rPr>
        <w:t xml:space="preserve">. </w:t>
      </w:r>
      <w:r w:rsidR="0052159B" w:rsidRPr="00FC5939">
        <w:rPr>
          <w:noProof/>
          <w:lang w:val="en-GB"/>
        </w:rPr>
        <w:t>[43]</w:t>
      </w:r>
      <w:r w:rsidR="0052159B" w:rsidRPr="005B6995">
        <w:rPr>
          <w:lang w:val="en-GB"/>
        </w:rPr>
        <w:t xml:space="preserve"> and Aini</w:t>
      </w:r>
      <w:r w:rsidR="0052159B" w:rsidRPr="00A8075B">
        <w:rPr>
          <w:lang w:val="en-GB"/>
        </w:rPr>
        <w:t xml:space="preserve"> </w:t>
      </w:r>
      <w:r w:rsidR="0052159B" w:rsidRPr="00A8075B">
        <w:rPr>
          <w:iCs/>
          <w:lang w:val="en-GB"/>
        </w:rPr>
        <w:t>et al</w:t>
      </w:r>
      <w:r w:rsidR="0052159B" w:rsidRPr="00A8075B">
        <w:rPr>
          <w:lang w:val="en-GB"/>
        </w:rPr>
        <w:t xml:space="preserve">. </w:t>
      </w:r>
      <w:r w:rsidR="0052159B" w:rsidRPr="005B6995">
        <w:rPr>
          <w:noProof/>
          <w:lang w:val="en-GB"/>
        </w:rPr>
        <w:t>[20]</w:t>
      </w:r>
      <w:r w:rsidR="0052159B" w:rsidRPr="005B6995">
        <w:rPr>
          <w:lang w:val="en-GB"/>
        </w:rPr>
        <w:t>, concluding that the film damping is moderate. The lineari</w:t>
      </w:r>
      <w:r w:rsidR="006A6D12">
        <w:rPr>
          <w:lang w:val="en-GB"/>
        </w:rPr>
        <w:t>s</w:t>
      </w:r>
      <w:r w:rsidR="0052159B" w:rsidRPr="005B6995">
        <w:rPr>
          <w:lang w:val="en-GB"/>
        </w:rPr>
        <w:t xml:space="preserve">ed viscous damping method adopted in their study is therefore also adopted here. The damping force for each roller is obtained as a factor of the contact stiffness and contact penetration velocity </w:t>
      </w:r>
      <w:r w:rsidR="0052159B" w:rsidRPr="00FC5939">
        <w:rPr>
          <w:noProof/>
          <w:lang w:val="en-GB"/>
        </w:rPr>
        <w:t>[44]</w:t>
      </w:r>
      <w:r w:rsidR="0052159B" w:rsidRPr="005B6995">
        <w:rPr>
          <w:lang w:val="en-GB"/>
        </w:rPr>
        <w:t>. This is defined as:</w:t>
      </w:r>
    </w:p>
    <w:tbl>
      <w:tblPr>
        <w:tblW w:w="7859" w:type="dxa"/>
        <w:tblInd w:w="2608" w:type="dxa"/>
        <w:tblCellMar>
          <w:left w:w="0" w:type="dxa"/>
          <w:right w:w="0" w:type="dxa"/>
        </w:tblCellMar>
        <w:tblLook w:val="04A0" w:firstRow="1" w:lastRow="0" w:firstColumn="1" w:lastColumn="0" w:noHBand="0" w:noVBand="1"/>
      </w:tblPr>
      <w:tblGrid>
        <w:gridCol w:w="7325"/>
        <w:gridCol w:w="534"/>
      </w:tblGrid>
      <w:tr w:rsidR="0052159B" w:rsidRPr="002047E2" w14:paraId="7FCDB609" w14:textId="77777777" w:rsidTr="007D1FC7">
        <w:tc>
          <w:tcPr>
            <w:tcW w:w="7428" w:type="dxa"/>
          </w:tcPr>
          <w:p w14:paraId="4008D2FD" w14:textId="77777777" w:rsidR="0052159B" w:rsidRPr="003030D2" w:rsidRDefault="00000000" w:rsidP="007D1FC7">
            <w:pPr>
              <w:pStyle w:val="MDPI39equation"/>
              <w:ind w:left="0"/>
              <w:jc w:val="both"/>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damp</m:t>
                    </m:r>
                  </m:sub>
                </m:sSub>
                <m:sSub>
                  <m:sSubPr>
                    <m:ctrlPr>
                      <w:rPr>
                        <w:rFonts w:ascii="Cambria Math" w:hAnsi="Cambria Math"/>
                        <w:i/>
                      </w:rPr>
                    </m:ctrlPr>
                  </m:sSubPr>
                  <m:e>
                    <m:r>
                      <w:rPr>
                        <w:rFonts w:ascii="Cambria Math" w:hAnsi="Cambria Math"/>
                      </w:rPr>
                      <m:t>K</m:t>
                    </m:r>
                  </m:e>
                  <m:sub>
                    <m:r>
                      <w:rPr>
                        <w:rFonts w:ascii="Cambria Math" w:hAnsi="Cambria Math"/>
                      </w:rPr>
                      <m:t>c</m:t>
                    </m:r>
                  </m:sub>
                </m:sSub>
                <m:acc>
                  <m:accPr>
                    <m:chr m:val="̇"/>
                    <m:ctrlPr>
                      <w:rPr>
                        <w:rFonts w:ascii="Cambria Math" w:hAnsi="Cambria Math"/>
                        <w:i/>
                      </w:rPr>
                    </m:ctrlPr>
                  </m:accPr>
                  <m:e>
                    <m:r>
                      <w:rPr>
                        <w:rFonts w:ascii="Cambria Math" w:hAnsi="Cambria Math"/>
                      </w:rPr>
                      <m:t>q</m:t>
                    </m:r>
                  </m:e>
                </m:acc>
              </m:oMath>
            </m:oMathPara>
          </w:p>
        </w:tc>
        <w:tc>
          <w:tcPr>
            <w:tcW w:w="431" w:type="dxa"/>
            <w:vAlign w:val="center"/>
          </w:tcPr>
          <w:p w14:paraId="2D931D09" w14:textId="2EC8C094" w:rsidR="0052159B" w:rsidRPr="003030D2" w:rsidRDefault="0052159B" w:rsidP="007D1FC7">
            <w:pPr>
              <w:pStyle w:val="MDPI3aequationnumber"/>
              <w:spacing w:line="260" w:lineRule="atLeast"/>
            </w:pPr>
            <w:r w:rsidRPr="003030D2">
              <w:t>(</w:t>
            </w:r>
            <w:del w:id="58" w:author="Harry Questa" w:date="2023-01-09T18:58:00Z">
              <w:r w:rsidRPr="00507518" w:rsidDel="00043AAD">
                <w:rPr>
                  <w:highlight w:val="yellow"/>
                </w:rPr>
                <w:delText>13</w:delText>
              </w:r>
            </w:del>
            <w:ins w:id="59" w:author="Harry Questa" w:date="2023-01-09T18:58:00Z">
              <w:r w:rsidR="00043AAD">
                <w:t>19</w:t>
              </w:r>
            </w:ins>
            <w:r w:rsidRPr="003030D2">
              <w:t>)</w:t>
            </w:r>
          </w:p>
        </w:tc>
      </w:tr>
    </w:tbl>
    <w:p w14:paraId="11CD7A52" w14:textId="77777777" w:rsidR="0052159B" w:rsidRPr="009C1421" w:rsidRDefault="0052159B" w:rsidP="00474B2F">
      <w:pPr>
        <w:pStyle w:val="MDPI32textnoindent"/>
        <w:rPr>
          <w:lang w:val="en-GB"/>
        </w:rPr>
      </w:pPr>
      <w:r w:rsidRPr="009C1421">
        <w:rPr>
          <w:lang w:val="en-GB"/>
        </w:rPr>
        <w:t xml:space="preserve">where </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c</m:t>
            </m:r>
          </m:sub>
        </m:sSub>
      </m:oMath>
      <w:r w:rsidRPr="009C1421">
        <w:rPr>
          <w:lang w:val="en-GB"/>
        </w:rPr>
        <w:t xml:space="preserve"> is the contact stiffness, and the damping factor,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damp</m:t>
            </m:r>
          </m:sub>
        </m:sSub>
      </m:oMath>
      <w:r w:rsidRPr="009C1421">
        <w:rPr>
          <w:lang w:val="en-GB"/>
        </w:rPr>
        <w:t xml:space="preserve">, is in the range of </w:t>
      </w:r>
      <m:oMath>
        <m:r>
          <m:rPr>
            <m:sty m:val="p"/>
          </m:rPr>
          <w:rPr>
            <w:rFonts w:ascii="Cambria Math" w:hAnsi="Cambria Math"/>
            <w:lang w:val="en-GB"/>
          </w:rPr>
          <m:t>(0.25-2.5)×</m:t>
        </m:r>
        <m:sSup>
          <m:sSupPr>
            <m:ctrlPr>
              <w:rPr>
                <w:rFonts w:ascii="Cambria Math" w:hAnsi="Cambria Math"/>
                <w:lang w:val="en-GB"/>
              </w:rPr>
            </m:ctrlPr>
          </m:sSupPr>
          <m:e>
            <m:r>
              <m:rPr>
                <m:sty m:val="p"/>
              </m:rPr>
              <w:rPr>
                <w:rFonts w:ascii="Cambria Math" w:hAnsi="Cambria Math"/>
                <w:lang w:val="en-GB"/>
              </w:rPr>
              <m:t>10</m:t>
            </m:r>
          </m:e>
          <m:sup>
            <m:r>
              <w:rPr>
                <w:rFonts w:ascii="Cambria Math" w:hAnsi="Cambria Math"/>
                <w:lang w:val="en-GB"/>
              </w:rPr>
              <m:t>-5</m:t>
            </m:r>
          </m:sup>
        </m:sSup>
      </m:oMath>
      <w:r w:rsidRPr="009C1421">
        <w:rPr>
          <w:lang w:val="en-GB"/>
        </w:rPr>
        <w:t xml:space="preserve"> as reported by Krämer </w:t>
      </w:r>
      <w:r w:rsidRPr="00FC5939">
        <w:rPr>
          <w:noProof/>
          <w:lang w:val="en-GB"/>
        </w:rPr>
        <w:t>[44]</w:t>
      </w:r>
      <w:r w:rsidRPr="009C1421">
        <w:rPr>
          <w:lang w:val="en-GB"/>
        </w:rPr>
        <w:t>.</w:t>
      </w:r>
    </w:p>
    <w:p w14:paraId="12DA69CB" w14:textId="77777777" w:rsidR="0052159B" w:rsidRPr="005F3D02" w:rsidRDefault="0052159B" w:rsidP="00474B2F">
      <w:pPr>
        <w:pStyle w:val="MDPI31text"/>
        <w:rPr>
          <w:lang w:val="en-GB"/>
        </w:rPr>
      </w:pPr>
      <w:r w:rsidRPr="005F3D02">
        <w:rPr>
          <w:lang w:val="en-GB"/>
        </w:rPr>
        <w:t>At each time step of the analysis, these calculations are performed for each individual roller in the complement. The total bearing force acting on the inner race is solved by splitting the total contact force on each roller into its components and summing their contributions.</w:t>
      </w:r>
    </w:p>
    <w:tbl>
      <w:tblPr>
        <w:tblW w:w="7859" w:type="dxa"/>
        <w:tblInd w:w="2608" w:type="dxa"/>
        <w:tblCellMar>
          <w:left w:w="0" w:type="dxa"/>
          <w:right w:w="0" w:type="dxa"/>
        </w:tblCellMar>
        <w:tblLook w:val="04A0" w:firstRow="1" w:lastRow="0" w:firstColumn="1" w:lastColumn="0" w:noHBand="0" w:noVBand="1"/>
      </w:tblPr>
      <w:tblGrid>
        <w:gridCol w:w="7325"/>
        <w:gridCol w:w="534"/>
      </w:tblGrid>
      <w:tr w:rsidR="0052159B" w:rsidRPr="002047E2" w14:paraId="56F0CFB5" w14:textId="77777777" w:rsidTr="007D1FC7">
        <w:tc>
          <w:tcPr>
            <w:tcW w:w="7428" w:type="dxa"/>
          </w:tcPr>
          <w:p w14:paraId="60194798" w14:textId="77777777" w:rsidR="0052159B" w:rsidRPr="00BB58C4" w:rsidRDefault="00000000" w:rsidP="007D1FC7">
            <w:pPr>
              <w:pStyle w:val="MDPI39equation"/>
              <w:ind w:left="0"/>
              <w:jc w:val="both"/>
            </w:pPr>
            <m:oMathPara>
              <m:oMath>
                <m:sSubSup>
                  <m:sSubSupPr>
                    <m:ctrlPr>
                      <w:rPr>
                        <w:rFonts w:ascii="Cambria Math" w:hAnsi="Cambria Math"/>
                        <w:i/>
                      </w:rPr>
                    </m:ctrlPr>
                  </m:sSubSupPr>
                  <m:e>
                    <m:r>
                      <w:rPr>
                        <w:rFonts w:ascii="Cambria Math" w:hAnsi="Cambria Math"/>
                      </w:rPr>
                      <m:t>f</m:t>
                    </m:r>
                  </m:e>
                  <m:sub>
                    <m:r>
                      <w:rPr>
                        <w:rFonts w:ascii="Cambria Math" w:hAnsi="Cambria Math"/>
                      </w:rPr>
                      <m:t>z,i</m:t>
                    </m:r>
                  </m:sub>
                  <m:sup>
                    <m:r>
                      <w:rPr>
                        <w:rFonts w:ascii="Cambria Math" w:hAnsi="Cambria Math"/>
                      </w:rPr>
                      <m: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r>
                      <w:rPr>
                        <w:rFonts w:ascii="Cambria Math" w:hAnsi="Cambria Math"/>
                      </w:rPr>
                      <m:t>Wcos(θ)</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cos(θ)</m:t>
                    </m:r>
                  </m:e>
                </m:nary>
              </m:oMath>
            </m:oMathPara>
          </w:p>
        </w:tc>
        <w:tc>
          <w:tcPr>
            <w:tcW w:w="431" w:type="dxa"/>
            <w:vAlign w:val="center"/>
          </w:tcPr>
          <w:p w14:paraId="44DC6A8F" w14:textId="28FA06AE" w:rsidR="0052159B" w:rsidRPr="003030D2" w:rsidRDefault="0052159B" w:rsidP="007D1FC7">
            <w:pPr>
              <w:pStyle w:val="MDPI3aequationnumber"/>
              <w:spacing w:line="260" w:lineRule="atLeast"/>
            </w:pPr>
            <w:r w:rsidRPr="003030D2">
              <w:t>(</w:t>
            </w:r>
            <w:del w:id="60" w:author="Harry Questa" w:date="2023-01-09T18:58:00Z">
              <w:r w:rsidRPr="00507518" w:rsidDel="00043AAD">
                <w:rPr>
                  <w:highlight w:val="yellow"/>
                </w:rPr>
                <w:delText>16</w:delText>
              </w:r>
            </w:del>
            <w:ins w:id="61" w:author="Harry Questa" w:date="2023-01-09T18:58:00Z">
              <w:r w:rsidR="00043AAD">
                <w:rPr>
                  <w:highlight w:val="yellow"/>
                </w:rPr>
                <w:t>20</w:t>
              </w:r>
            </w:ins>
            <w:r w:rsidRPr="00507518">
              <w:rPr>
                <w:highlight w:val="yellow"/>
              </w:rPr>
              <w:t>)</w:t>
            </w:r>
          </w:p>
        </w:tc>
      </w:tr>
      <w:tr w:rsidR="0052159B" w:rsidRPr="002047E2" w14:paraId="7491BC90" w14:textId="77777777" w:rsidTr="007D1FC7">
        <w:tc>
          <w:tcPr>
            <w:tcW w:w="7428" w:type="dxa"/>
          </w:tcPr>
          <w:p w14:paraId="6F5D31D6" w14:textId="77777777" w:rsidR="0052159B" w:rsidRPr="00BB58C4" w:rsidRDefault="00000000" w:rsidP="007D1FC7">
            <w:pPr>
              <w:pStyle w:val="MDPI39equation"/>
              <w:ind w:left="0"/>
              <w:jc w:val="both"/>
              <w:rPr>
                <w:rFonts w:ascii="Cambria Math" w:hAnsi="Cambria Math"/>
                <w:oMath/>
              </w:rPr>
            </w:pPr>
            <m:oMathPara>
              <m:oMath>
                <m:sSubSup>
                  <m:sSubSupPr>
                    <m:ctrlPr>
                      <w:rPr>
                        <w:rFonts w:ascii="Cambria Math" w:hAnsi="Cambria Math"/>
                        <w:i/>
                      </w:rPr>
                    </m:ctrlPr>
                  </m:sSubSupPr>
                  <m:e>
                    <m:r>
                      <w:rPr>
                        <w:rFonts w:ascii="Cambria Math" w:hAnsi="Cambria Math"/>
                      </w:rPr>
                      <m:t>f</m:t>
                    </m:r>
                  </m:e>
                  <m:sub>
                    <m:r>
                      <w:rPr>
                        <w:rFonts w:ascii="Cambria Math" w:hAnsi="Cambria Math"/>
                      </w:rPr>
                      <m:t>y,i</m:t>
                    </m:r>
                  </m:sub>
                  <m:sup>
                    <m:r>
                      <w:rPr>
                        <w:rFonts w:ascii="Cambria Math" w:hAnsi="Cambria Math"/>
                      </w:rPr>
                      <m:t>*</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r>
                      <w:rPr>
                        <w:rFonts w:ascii="Cambria Math" w:hAnsi="Cambria Math"/>
                      </w:rPr>
                      <m:t>Wsin</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sin(θ)</m:t>
                        </m:r>
                      </m:e>
                    </m:nary>
                  </m:e>
                </m:nary>
                <m:r>
                  <w:rPr>
                    <w:rFonts w:ascii="Cambria Math" w:hAnsi="Cambria Math"/>
                  </w:rPr>
                  <m:t xml:space="preserve"> </m:t>
                </m:r>
              </m:oMath>
            </m:oMathPara>
          </w:p>
        </w:tc>
        <w:tc>
          <w:tcPr>
            <w:tcW w:w="431" w:type="dxa"/>
            <w:vAlign w:val="center"/>
          </w:tcPr>
          <w:p w14:paraId="654DCBD6" w14:textId="4601D749" w:rsidR="0052159B" w:rsidRPr="003030D2" w:rsidRDefault="0052159B" w:rsidP="007D1FC7">
            <w:pPr>
              <w:pStyle w:val="MDPI3aequationnumber"/>
              <w:spacing w:line="260" w:lineRule="atLeast"/>
            </w:pPr>
            <w:r w:rsidRPr="003030D2">
              <w:t>(</w:t>
            </w:r>
            <w:del w:id="62" w:author="Harry Questa" w:date="2023-01-09T18:58:00Z">
              <w:r w:rsidRPr="00507518" w:rsidDel="00043AAD">
                <w:rPr>
                  <w:highlight w:val="yellow"/>
                </w:rPr>
                <w:delText>17</w:delText>
              </w:r>
            </w:del>
            <w:ins w:id="63" w:author="Harry Questa" w:date="2023-01-09T18:58:00Z">
              <w:r w:rsidR="00043AAD">
                <w:t>21</w:t>
              </w:r>
            </w:ins>
            <w:r w:rsidRPr="003030D2">
              <w:t>)</w:t>
            </w:r>
          </w:p>
        </w:tc>
      </w:tr>
    </w:tbl>
    <w:p w14:paraId="15FBC8C4" w14:textId="2E456D41" w:rsidR="0052159B" w:rsidRDefault="0052159B" w:rsidP="00474B2F">
      <w:pPr>
        <w:pStyle w:val="MDPI31text"/>
        <w:rPr>
          <w:lang w:val="en-GB"/>
        </w:rPr>
      </w:pPr>
      <w:r>
        <w:rPr>
          <w:lang w:val="en-GB"/>
        </w:rPr>
        <w:t>Due to the bearing preload, c</w:t>
      </w:r>
      <w:r w:rsidRPr="002C1E96">
        <w:rPr>
          <w:lang w:val="en-GB"/>
        </w:rPr>
        <w:t>ontact is maintained throughout the rollers’ orbit; hence no emerging clearances are modelled in the lubricated analysis</w:t>
      </w:r>
      <w:commentRangeStart w:id="64"/>
      <w:commentRangeStart w:id="65"/>
      <w:r w:rsidRPr="002C1E96">
        <w:rPr>
          <w:lang w:val="en-GB"/>
        </w:rPr>
        <w:t>.</w:t>
      </w:r>
      <w:r>
        <w:rPr>
          <w:lang w:val="en-GB"/>
        </w:rPr>
        <w:t xml:space="preserve"> </w:t>
      </w:r>
      <w:ins w:id="66" w:author="Harry Questa" w:date="2023-01-09T19:05:00Z">
        <w:r w:rsidR="007460B5" w:rsidRPr="007460B5">
          <w:rPr>
            <w:lang w:val="en-GB"/>
          </w:rPr>
          <w:t>The centrifugal forces on the rolling elements are negligible when compared to the contribution of the dynamic load and EHL film in this study. They are also not large enough to cause contact separation</w:t>
        </w:r>
      </w:ins>
      <w:ins w:id="67" w:author="Harry Questa" w:date="2023-01-09T19:07:00Z">
        <w:r w:rsidR="00893CB8">
          <w:rPr>
            <w:lang w:val="en-GB"/>
          </w:rPr>
          <w:t xml:space="preserve"> from the inner race</w:t>
        </w:r>
      </w:ins>
      <w:ins w:id="68" w:author="Harry Questa" w:date="2023-01-09T19:05:00Z">
        <w:r w:rsidR="007460B5" w:rsidRPr="007460B5">
          <w:rPr>
            <w:lang w:val="en-GB"/>
          </w:rPr>
          <w:t>, and have therefore been neglected.</w:t>
        </w:r>
      </w:ins>
      <w:del w:id="69" w:author="Harry Questa" w:date="2023-01-09T19:05:00Z">
        <w:r w:rsidDel="007460B5">
          <w:rPr>
            <w:lang w:val="en-GB"/>
          </w:rPr>
          <w:delText xml:space="preserve">The contact separation is also unaffected by </w:delText>
        </w:r>
        <w:r w:rsidR="00786135" w:rsidDel="007460B5">
          <w:rPr>
            <w:lang w:val="en-GB"/>
          </w:rPr>
          <w:delText xml:space="preserve">the </w:delText>
        </w:r>
        <w:r w:rsidDel="007460B5">
          <w:rPr>
            <w:lang w:val="en-GB"/>
          </w:rPr>
          <w:delText>centrifugal forces</w:delText>
        </w:r>
        <w:r w:rsidR="00786135" w:rsidDel="007460B5">
          <w:rPr>
            <w:lang w:val="en-GB"/>
          </w:rPr>
          <w:delText xml:space="preserve"> o</w:delText>
        </w:r>
        <w:r w:rsidR="0069166E" w:rsidDel="007460B5">
          <w:rPr>
            <w:lang w:val="en-GB"/>
          </w:rPr>
          <w:delText xml:space="preserve">f the </w:delText>
        </w:r>
        <w:r w:rsidR="0069166E" w:rsidDel="007460B5">
          <w:rPr>
            <w:lang w:val="en-GB" w:bidi="ar-SA"/>
          </w:rPr>
          <w:delText>rolling element</w:delText>
        </w:r>
        <w:commentRangeEnd w:id="64"/>
        <w:r w:rsidR="007628FA" w:rsidDel="007460B5">
          <w:rPr>
            <w:rStyle w:val="CommentReference"/>
            <w:rFonts w:eastAsia="SimSun"/>
            <w:noProof/>
            <w:snapToGrid/>
            <w:lang w:eastAsia="zh-CN" w:bidi="ar-SA"/>
          </w:rPr>
          <w:commentReference w:id="64"/>
        </w:r>
      </w:del>
      <w:commentRangeEnd w:id="65"/>
      <w:r w:rsidR="004C6A91">
        <w:rPr>
          <w:rStyle w:val="CommentReference"/>
          <w:rFonts w:eastAsia="SimSun"/>
          <w:noProof/>
          <w:snapToGrid/>
          <w:lang w:eastAsia="zh-CN" w:bidi="ar-SA"/>
        </w:rPr>
        <w:commentReference w:id="65"/>
      </w:r>
      <w:del w:id="70" w:author="Harry Questa" w:date="2023-01-09T19:05:00Z">
        <w:r w:rsidDel="007460B5">
          <w:rPr>
            <w:lang w:val="en-GB"/>
          </w:rPr>
          <w:delText>, which are negligible when compared to the contribution of the dynamic load and the EHL film in this study. These have therefore been neglected.</w:delText>
        </w:r>
      </w:del>
    </w:p>
    <w:p w14:paraId="7751C2C5" w14:textId="015B08A2" w:rsidR="0052159B" w:rsidRDefault="0069166E" w:rsidP="00474B2F">
      <w:pPr>
        <w:pStyle w:val="MDPI31text"/>
        <w:rPr>
          <w:lang w:val="en-GB"/>
        </w:rPr>
      </w:pPr>
      <w:del w:id="71" w:author="Harry Questa" w:date="2023-01-09T22:00:00Z">
        <w:r w:rsidDel="00BE5772">
          <w:rPr>
            <w:lang w:val="en-GB"/>
          </w:rPr>
          <w:delText>The s</w:delText>
        </w:r>
      </w:del>
      <w:ins w:id="72" w:author="Harry Questa" w:date="2023-01-09T22:00:00Z">
        <w:r w:rsidR="00BE5772">
          <w:rPr>
            <w:lang w:val="en-GB"/>
          </w:rPr>
          <w:t>S</w:t>
        </w:r>
      </w:ins>
      <w:r w:rsidR="0052159B" w:rsidRPr="002C1E96">
        <w:rPr>
          <w:lang w:val="en-GB"/>
        </w:rPr>
        <w:t xml:space="preserve">urface measurements of the rollers used in this analysis were taken </w:t>
      </w:r>
      <w:r w:rsidR="0052159B">
        <w:rPr>
          <w:lang w:val="en-GB"/>
        </w:rPr>
        <w:t>using an</w:t>
      </w:r>
      <w:r w:rsidR="0052159B" w:rsidRPr="002C1E96">
        <w:rPr>
          <w:lang w:val="en-GB"/>
        </w:rPr>
        <w:t xml:space="preserve"> </w:t>
      </w:r>
      <w:proofErr w:type="spellStart"/>
      <w:r w:rsidR="0052159B" w:rsidRPr="002C1E96">
        <w:rPr>
          <w:lang w:val="en-GB"/>
        </w:rPr>
        <w:t>Alicona</w:t>
      </w:r>
      <w:proofErr w:type="spellEnd"/>
      <w:r w:rsidR="0052159B" w:rsidRPr="002C1E96">
        <w:rPr>
          <w:lang w:val="en-GB"/>
        </w:rPr>
        <w:t xml:space="preserve"> </w:t>
      </w:r>
      <w:proofErr w:type="spellStart"/>
      <w:r w:rsidR="0052159B" w:rsidRPr="002C1E96">
        <w:rPr>
          <w:lang w:val="en-GB"/>
        </w:rPr>
        <w:t>InfiniteFocus</w:t>
      </w:r>
      <w:proofErr w:type="spellEnd"/>
      <w:r w:rsidR="0052159B" w:rsidRPr="002C1E96">
        <w:rPr>
          <w:lang w:val="en-GB"/>
        </w:rPr>
        <w:t xml:space="preserve"> Variation Microscope. The composite surface roughness value of </w:t>
      </w:r>
      <w:r w:rsidR="0052159B">
        <w:rPr>
          <w:lang w:val="en-GB"/>
        </w:rPr>
        <w:t>a</w:t>
      </w:r>
      <w:r w:rsidR="0052159B" w:rsidRPr="002C1E96">
        <w:rPr>
          <w:lang w:val="en-GB"/>
        </w:rPr>
        <w:t xml:space="preserve"> roller and inner race was calculated to be 91.3 nm. </w:t>
      </w:r>
      <w:r w:rsidR="0052159B">
        <w:rPr>
          <w:lang w:val="en-GB"/>
        </w:rPr>
        <w:t>This gives a lambda value of 5.88 for the</w:t>
      </w:r>
      <w:r w:rsidR="0052159B" w:rsidRPr="002C1E96">
        <w:rPr>
          <w:lang w:val="en-GB"/>
        </w:rPr>
        <w:t xml:space="preserve"> thinnest EHL film at 1000 rpm</w:t>
      </w:r>
      <w:r w:rsidR="0052159B">
        <w:rPr>
          <w:lang w:val="en-GB"/>
        </w:rPr>
        <w:t xml:space="preserve">. </w:t>
      </w:r>
      <w:r w:rsidR="00D55218">
        <w:rPr>
          <w:lang w:val="en-GB"/>
        </w:rPr>
        <w:t xml:space="preserve">The </w:t>
      </w:r>
      <w:r w:rsidR="006422F9">
        <w:rPr>
          <w:lang w:val="en-GB"/>
        </w:rPr>
        <w:t>a</w:t>
      </w:r>
      <w:r w:rsidR="0052159B" w:rsidRPr="002C1E96">
        <w:rPr>
          <w:lang w:val="en-GB"/>
        </w:rPr>
        <w:t xml:space="preserve">sperity interaction </w:t>
      </w:r>
      <w:r w:rsidR="0052159B">
        <w:rPr>
          <w:lang w:val="en-GB"/>
        </w:rPr>
        <w:t>is not considered</w:t>
      </w:r>
      <w:r w:rsidR="0052159B" w:rsidRPr="002C1E96">
        <w:rPr>
          <w:lang w:val="en-GB"/>
        </w:rPr>
        <w:t xml:space="preserve"> as the EHL film fully supports the load. Due to the pure rolling and zero sliding assumption, friction at the contacts is </w:t>
      </w:r>
      <w:r w:rsidR="0052159B">
        <w:rPr>
          <w:lang w:val="en-GB"/>
        </w:rPr>
        <w:t>therefore</w:t>
      </w:r>
      <w:r w:rsidR="0052159B" w:rsidRPr="002C1E96">
        <w:rPr>
          <w:lang w:val="en-GB"/>
        </w:rPr>
        <w:t xml:space="preserve"> neglected</w:t>
      </w:r>
      <w:r w:rsidR="0052159B">
        <w:rPr>
          <w:lang w:val="en-GB"/>
        </w:rPr>
        <w:t xml:space="preserve"> and the</w:t>
      </w:r>
      <w:r w:rsidR="0052159B" w:rsidRPr="002C1E96">
        <w:rPr>
          <w:lang w:val="en-GB"/>
        </w:rPr>
        <w:t xml:space="preserve"> analysis is performed under isothermal conditions.</w:t>
      </w:r>
    </w:p>
    <w:p w14:paraId="16A9E8EB" w14:textId="12600BFD" w:rsidR="00BB58C4" w:rsidRDefault="0052159B" w:rsidP="00474B2F">
      <w:pPr>
        <w:pStyle w:val="MDPI31text"/>
        <w:rPr>
          <w:lang w:val="en-GB"/>
        </w:rPr>
      </w:pPr>
      <w:r w:rsidRPr="00016CCE">
        <w:rPr>
          <w:lang w:val="en-GB"/>
        </w:rPr>
        <w:t xml:space="preserve">The bearing geometry is detailed in </w:t>
      </w:r>
      <w:r w:rsidRPr="00003EF0">
        <w:rPr>
          <w:lang w:val="en-GB"/>
        </w:rPr>
        <w:t>Table 1</w:t>
      </w:r>
      <w:r w:rsidRPr="00016CCE">
        <w:rPr>
          <w:lang w:val="en-GB"/>
        </w:rPr>
        <w:t xml:space="preserve">. </w:t>
      </w:r>
      <w:r w:rsidR="00761CB2">
        <w:rPr>
          <w:lang w:val="en-GB"/>
        </w:rPr>
        <w:t>The r</w:t>
      </w:r>
      <w:r w:rsidRPr="00016CCE">
        <w:rPr>
          <w:lang w:val="en-GB"/>
        </w:rPr>
        <w:t xml:space="preserve">heological and material properties are detailed in </w:t>
      </w:r>
      <w:r w:rsidRPr="00003EF0">
        <w:rPr>
          <w:lang w:val="en-GB"/>
        </w:rPr>
        <w:t>Table 2</w:t>
      </w:r>
      <w:r w:rsidRPr="00016CCE">
        <w:rPr>
          <w:lang w:val="en-GB"/>
        </w:rPr>
        <w:t>, representing ambient operating conditions in an individual hub-motor transmission.</w:t>
      </w:r>
    </w:p>
    <w:p w14:paraId="14615A88" w14:textId="77777777" w:rsidR="00BB58C4" w:rsidRDefault="00BB58C4">
      <w:pPr>
        <w:spacing w:line="240" w:lineRule="auto"/>
        <w:jc w:val="left"/>
        <w:rPr>
          <w:rFonts w:eastAsia="Times New Roman"/>
          <w:noProof w:val="0"/>
          <w:snapToGrid w:val="0"/>
          <w:szCs w:val="22"/>
          <w:lang w:val="en-GB" w:eastAsia="de-DE" w:bidi="en-US"/>
        </w:rPr>
      </w:pPr>
      <w:r>
        <w:rPr>
          <w:lang w:val="en-GB"/>
        </w:rPr>
        <w:br w:type="page"/>
      </w:r>
    </w:p>
    <w:p w14:paraId="6E3F66A3" w14:textId="1AFE7F95" w:rsidR="0052159B" w:rsidRDefault="00474B2F" w:rsidP="00474B2F">
      <w:pPr>
        <w:pStyle w:val="MDPI41tablecaption"/>
        <w:jc w:val="left"/>
        <w:rPr>
          <w:lang w:val="en-GB"/>
        </w:rPr>
      </w:pPr>
      <w:r w:rsidRPr="00474B2F">
        <w:rPr>
          <w:b/>
          <w:lang w:val="en-GB"/>
        </w:rPr>
        <w:lastRenderedPageBreak/>
        <w:t xml:space="preserve">Table 1. </w:t>
      </w:r>
      <w:r w:rsidR="0052159B">
        <w:t>Bearing Specification</w:t>
      </w:r>
      <w:r>
        <w:t>.</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3928"/>
        <w:gridCol w:w="3929"/>
      </w:tblGrid>
      <w:tr w:rsidR="0052159B" w:rsidRPr="00474B2F" w14:paraId="58E74287" w14:textId="77777777" w:rsidTr="00474B2F">
        <w:tc>
          <w:tcPr>
            <w:tcW w:w="2619" w:type="dxa"/>
            <w:tcBorders>
              <w:top w:val="single" w:sz="8" w:space="0" w:color="auto"/>
              <w:bottom w:val="single" w:sz="4" w:space="0" w:color="auto"/>
            </w:tcBorders>
            <w:shd w:val="clear" w:color="auto" w:fill="auto"/>
            <w:vAlign w:val="center"/>
          </w:tcPr>
          <w:p w14:paraId="11516863" w14:textId="77777777" w:rsidR="0052159B" w:rsidRPr="00474B2F" w:rsidRDefault="0052159B" w:rsidP="00474B2F">
            <w:pPr>
              <w:pStyle w:val="MDPI42tablebody"/>
              <w:autoSpaceDE w:val="0"/>
              <w:autoSpaceDN w:val="0"/>
              <w:spacing w:line="240" w:lineRule="auto"/>
              <w:rPr>
                <w:b/>
                <w:snapToGrid/>
              </w:rPr>
            </w:pPr>
            <w:r w:rsidRPr="00474B2F">
              <w:rPr>
                <w:b/>
                <w:snapToGrid/>
              </w:rPr>
              <w:t>Parameter</w:t>
            </w:r>
          </w:p>
        </w:tc>
        <w:tc>
          <w:tcPr>
            <w:tcW w:w="2619" w:type="dxa"/>
            <w:tcBorders>
              <w:top w:val="single" w:sz="8" w:space="0" w:color="auto"/>
              <w:bottom w:val="single" w:sz="4" w:space="0" w:color="auto"/>
            </w:tcBorders>
            <w:shd w:val="clear" w:color="auto" w:fill="auto"/>
            <w:vAlign w:val="center"/>
          </w:tcPr>
          <w:p w14:paraId="7B1E6A77" w14:textId="77777777" w:rsidR="0052159B" w:rsidRPr="00474B2F" w:rsidRDefault="0052159B" w:rsidP="00474B2F">
            <w:pPr>
              <w:pStyle w:val="MDPI42tablebody"/>
              <w:autoSpaceDE w:val="0"/>
              <w:autoSpaceDN w:val="0"/>
              <w:spacing w:line="240" w:lineRule="auto"/>
              <w:rPr>
                <w:b/>
                <w:snapToGrid/>
              </w:rPr>
            </w:pPr>
            <w:r w:rsidRPr="00474B2F">
              <w:rPr>
                <w:b/>
                <w:snapToGrid/>
              </w:rPr>
              <w:t>Value</w:t>
            </w:r>
          </w:p>
        </w:tc>
      </w:tr>
      <w:tr w:rsidR="0052159B" w:rsidRPr="00474B2F" w14:paraId="7B524031" w14:textId="77777777" w:rsidTr="00474B2F">
        <w:tc>
          <w:tcPr>
            <w:tcW w:w="2619" w:type="dxa"/>
            <w:shd w:val="clear" w:color="auto" w:fill="auto"/>
            <w:vAlign w:val="center"/>
          </w:tcPr>
          <w:p w14:paraId="3AF01314" w14:textId="77777777" w:rsidR="0052159B" w:rsidRPr="00474B2F" w:rsidRDefault="0052159B" w:rsidP="00474B2F">
            <w:pPr>
              <w:pStyle w:val="MDPI42tablebody"/>
              <w:autoSpaceDE w:val="0"/>
              <w:autoSpaceDN w:val="0"/>
              <w:spacing w:line="240" w:lineRule="auto"/>
            </w:pPr>
            <w:r w:rsidRPr="00474B2F">
              <w:t>Inner race bore diameter</w:t>
            </w:r>
          </w:p>
        </w:tc>
        <w:tc>
          <w:tcPr>
            <w:tcW w:w="2619" w:type="dxa"/>
            <w:shd w:val="clear" w:color="auto" w:fill="auto"/>
            <w:vAlign w:val="center"/>
          </w:tcPr>
          <w:p w14:paraId="2718BE88" w14:textId="77777777" w:rsidR="0052159B" w:rsidRPr="00474B2F" w:rsidRDefault="0052159B" w:rsidP="00474B2F">
            <w:pPr>
              <w:pStyle w:val="MDPI42tablebody"/>
              <w:autoSpaceDE w:val="0"/>
              <w:autoSpaceDN w:val="0"/>
              <w:spacing w:line="240" w:lineRule="auto"/>
            </w:pPr>
            <w:r w:rsidRPr="00474B2F">
              <w:t>25 mm</w:t>
            </w:r>
          </w:p>
        </w:tc>
      </w:tr>
      <w:tr w:rsidR="0052159B" w:rsidRPr="00474B2F" w14:paraId="0E8256FF" w14:textId="77777777" w:rsidTr="00474B2F">
        <w:tc>
          <w:tcPr>
            <w:tcW w:w="2619" w:type="dxa"/>
            <w:shd w:val="clear" w:color="auto" w:fill="auto"/>
            <w:vAlign w:val="center"/>
          </w:tcPr>
          <w:p w14:paraId="1D75A15F" w14:textId="77777777" w:rsidR="0052159B" w:rsidRPr="00474B2F" w:rsidRDefault="0052159B" w:rsidP="00474B2F">
            <w:pPr>
              <w:pStyle w:val="MDPI42tablebody"/>
              <w:autoSpaceDE w:val="0"/>
              <w:autoSpaceDN w:val="0"/>
              <w:spacing w:line="240" w:lineRule="auto"/>
            </w:pPr>
            <w:r w:rsidRPr="00474B2F">
              <w:t>Pitch diameter</w:t>
            </w:r>
          </w:p>
        </w:tc>
        <w:tc>
          <w:tcPr>
            <w:tcW w:w="2619" w:type="dxa"/>
            <w:shd w:val="clear" w:color="auto" w:fill="auto"/>
            <w:vAlign w:val="center"/>
          </w:tcPr>
          <w:p w14:paraId="44BC7FDF" w14:textId="77777777" w:rsidR="0052159B" w:rsidRPr="00474B2F" w:rsidRDefault="0052159B" w:rsidP="00474B2F">
            <w:pPr>
              <w:pStyle w:val="MDPI42tablebody"/>
              <w:autoSpaceDE w:val="0"/>
              <w:autoSpaceDN w:val="0"/>
              <w:spacing w:line="240" w:lineRule="auto"/>
            </w:pPr>
            <w:r w:rsidRPr="00474B2F">
              <w:t>60 mm</w:t>
            </w:r>
          </w:p>
        </w:tc>
      </w:tr>
      <w:tr w:rsidR="0052159B" w:rsidRPr="00474B2F" w14:paraId="6A77153C" w14:textId="77777777" w:rsidTr="00474B2F">
        <w:tc>
          <w:tcPr>
            <w:tcW w:w="2619" w:type="dxa"/>
            <w:shd w:val="clear" w:color="auto" w:fill="auto"/>
            <w:vAlign w:val="center"/>
          </w:tcPr>
          <w:p w14:paraId="395024F7" w14:textId="77777777" w:rsidR="0052159B" w:rsidRPr="00474B2F" w:rsidRDefault="0052159B" w:rsidP="00474B2F">
            <w:pPr>
              <w:pStyle w:val="MDPI42tablebody"/>
              <w:autoSpaceDE w:val="0"/>
              <w:autoSpaceDN w:val="0"/>
              <w:spacing w:line="240" w:lineRule="auto"/>
            </w:pPr>
            <w:r w:rsidRPr="00474B2F">
              <w:t>Roller diameter</w:t>
            </w:r>
          </w:p>
        </w:tc>
        <w:tc>
          <w:tcPr>
            <w:tcW w:w="2619" w:type="dxa"/>
            <w:shd w:val="clear" w:color="auto" w:fill="auto"/>
            <w:vAlign w:val="center"/>
          </w:tcPr>
          <w:p w14:paraId="52A6F7A3" w14:textId="77777777" w:rsidR="0052159B" w:rsidRPr="00474B2F" w:rsidRDefault="0052159B" w:rsidP="00474B2F">
            <w:pPr>
              <w:pStyle w:val="MDPI42tablebody"/>
              <w:autoSpaceDE w:val="0"/>
              <w:autoSpaceDN w:val="0"/>
              <w:spacing w:line="240" w:lineRule="auto"/>
            </w:pPr>
            <w:r w:rsidRPr="00474B2F">
              <w:t>8.8 mm</w:t>
            </w:r>
          </w:p>
        </w:tc>
      </w:tr>
      <w:tr w:rsidR="0052159B" w:rsidRPr="00474B2F" w14:paraId="09F569DC" w14:textId="77777777" w:rsidTr="00474B2F">
        <w:tc>
          <w:tcPr>
            <w:tcW w:w="2619" w:type="dxa"/>
            <w:shd w:val="clear" w:color="auto" w:fill="auto"/>
            <w:vAlign w:val="center"/>
          </w:tcPr>
          <w:p w14:paraId="757683A6" w14:textId="77777777" w:rsidR="0052159B" w:rsidRPr="00474B2F" w:rsidRDefault="0052159B" w:rsidP="00474B2F">
            <w:pPr>
              <w:pStyle w:val="MDPI42tablebody"/>
              <w:autoSpaceDE w:val="0"/>
              <w:autoSpaceDN w:val="0"/>
              <w:spacing w:line="240" w:lineRule="auto"/>
            </w:pPr>
            <w:r w:rsidRPr="00474B2F">
              <w:t>Roller length</w:t>
            </w:r>
          </w:p>
        </w:tc>
        <w:tc>
          <w:tcPr>
            <w:tcW w:w="2619" w:type="dxa"/>
            <w:shd w:val="clear" w:color="auto" w:fill="auto"/>
            <w:vAlign w:val="center"/>
          </w:tcPr>
          <w:p w14:paraId="5EA563E0" w14:textId="77777777" w:rsidR="0052159B" w:rsidRPr="00474B2F" w:rsidRDefault="0052159B" w:rsidP="00474B2F">
            <w:pPr>
              <w:pStyle w:val="MDPI42tablebody"/>
              <w:autoSpaceDE w:val="0"/>
              <w:autoSpaceDN w:val="0"/>
              <w:spacing w:line="240" w:lineRule="auto"/>
            </w:pPr>
            <w:r w:rsidRPr="00474B2F">
              <w:t>15 mm</w:t>
            </w:r>
          </w:p>
        </w:tc>
      </w:tr>
      <w:tr w:rsidR="0052159B" w:rsidRPr="00474B2F" w14:paraId="1470135C" w14:textId="77777777" w:rsidTr="00474B2F">
        <w:tc>
          <w:tcPr>
            <w:tcW w:w="2619" w:type="dxa"/>
            <w:shd w:val="clear" w:color="auto" w:fill="auto"/>
            <w:vAlign w:val="center"/>
          </w:tcPr>
          <w:p w14:paraId="26EADC77" w14:textId="77777777" w:rsidR="0052159B" w:rsidRPr="00474B2F" w:rsidRDefault="0052159B" w:rsidP="00474B2F">
            <w:pPr>
              <w:pStyle w:val="MDPI42tablebody"/>
              <w:autoSpaceDE w:val="0"/>
              <w:autoSpaceDN w:val="0"/>
              <w:spacing w:line="240" w:lineRule="auto"/>
            </w:pPr>
            <w:r w:rsidRPr="00474B2F">
              <w:t>Number of rollers</w:t>
            </w:r>
          </w:p>
        </w:tc>
        <w:tc>
          <w:tcPr>
            <w:tcW w:w="2619" w:type="dxa"/>
            <w:shd w:val="clear" w:color="auto" w:fill="auto"/>
            <w:vAlign w:val="center"/>
          </w:tcPr>
          <w:p w14:paraId="1B1875E8" w14:textId="77777777" w:rsidR="0052159B" w:rsidRPr="00474B2F" w:rsidRDefault="0052159B" w:rsidP="00474B2F">
            <w:pPr>
              <w:pStyle w:val="MDPI42tablebody"/>
              <w:autoSpaceDE w:val="0"/>
              <w:autoSpaceDN w:val="0"/>
              <w:spacing w:line="240" w:lineRule="auto"/>
            </w:pPr>
            <w:r w:rsidRPr="00474B2F">
              <w:t>17</w:t>
            </w:r>
          </w:p>
        </w:tc>
      </w:tr>
      <w:tr w:rsidR="0052159B" w:rsidRPr="00474B2F" w14:paraId="696DDF5E" w14:textId="77777777" w:rsidTr="00474B2F">
        <w:tc>
          <w:tcPr>
            <w:tcW w:w="2619" w:type="dxa"/>
            <w:tcBorders>
              <w:bottom w:val="single" w:sz="8" w:space="0" w:color="auto"/>
            </w:tcBorders>
            <w:shd w:val="clear" w:color="auto" w:fill="auto"/>
            <w:vAlign w:val="center"/>
          </w:tcPr>
          <w:p w14:paraId="2AA36E3D" w14:textId="77777777" w:rsidR="0052159B" w:rsidRPr="00474B2F" w:rsidRDefault="0052159B" w:rsidP="00474B2F">
            <w:pPr>
              <w:pStyle w:val="MDPI42tablebody"/>
              <w:autoSpaceDE w:val="0"/>
              <w:autoSpaceDN w:val="0"/>
              <w:spacing w:line="240" w:lineRule="auto"/>
            </w:pPr>
            <w:r w:rsidRPr="00474B2F">
              <w:t>Radial interference</w:t>
            </w:r>
          </w:p>
        </w:tc>
        <w:tc>
          <w:tcPr>
            <w:tcW w:w="2619" w:type="dxa"/>
            <w:tcBorders>
              <w:bottom w:val="single" w:sz="8" w:space="0" w:color="auto"/>
            </w:tcBorders>
            <w:shd w:val="clear" w:color="auto" w:fill="auto"/>
            <w:vAlign w:val="center"/>
          </w:tcPr>
          <w:p w14:paraId="5AC8EE61" w14:textId="77777777" w:rsidR="0052159B" w:rsidRPr="00474B2F" w:rsidRDefault="0052159B" w:rsidP="00474B2F">
            <w:pPr>
              <w:pStyle w:val="MDPI42tablebody"/>
              <w:autoSpaceDE w:val="0"/>
              <w:autoSpaceDN w:val="0"/>
              <w:spacing w:line="240" w:lineRule="auto"/>
            </w:pPr>
            <w:r w:rsidRPr="00474B2F">
              <w:t>2 µm</w:t>
            </w:r>
          </w:p>
        </w:tc>
      </w:tr>
    </w:tbl>
    <w:p w14:paraId="3F5E8065" w14:textId="15F1EADE" w:rsidR="0052159B" w:rsidRDefault="00474B2F" w:rsidP="00474B2F">
      <w:pPr>
        <w:pStyle w:val="MDPI41tablecaption"/>
        <w:jc w:val="left"/>
        <w:rPr>
          <w:lang w:val="en-GB"/>
        </w:rPr>
      </w:pPr>
      <w:r w:rsidRPr="00474B2F">
        <w:rPr>
          <w:b/>
          <w:lang w:val="en-GB"/>
        </w:rPr>
        <w:t xml:space="preserve">Table 2. </w:t>
      </w:r>
      <w:r w:rsidR="0052159B">
        <w:t>Lubricant and Material Properties</w:t>
      </w:r>
      <w:r>
        <w:t>.</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4760"/>
        <w:gridCol w:w="3097"/>
      </w:tblGrid>
      <w:tr w:rsidR="0052159B" w:rsidRPr="00474B2F" w14:paraId="049E90AA" w14:textId="77777777" w:rsidTr="00474B2F">
        <w:tc>
          <w:tcPr>
            <w:tcW w:w="4025" w:type="dxa"/>
            <w:tcBorders>
              <w:top w:val="single" w:sz="8" w:space="0" w:color="auto"/>
              <w:bottom w:val="single" w:sz="4" w:space="0" w:color="auto"/>
            </w:tcBorders>
            <w:shd w:val="clear" w:color="auto" w:fill="auto"/>
            <w:vAlign w:val="center"/>
          </w:tcPr>
          <w:p w14:paraId="27706A06" w14:textId="77777777" w:rsidR="0052159B" w:rsidRPr="00474B2F" w:rsidRDefault="0052159B" w:rsidP="00474B2F">
            <w:pPr>
              <w:pStyle w:val="MDPI42tablebody"/>
              <w:autoSpaceDE w:val="0"/>
              <w:autoSpaceDN w:val="0"/>
              <w:spacing w:line="240" w:lineRule="auto"/>
              <w:rPr>
                <w:b/>
                <w:snapToGrid/>
              </w:rPr>
            </w:pPr>
            <w:r w:rsidRPr="00474B2F">
              <w:rPr>
                <w:b/>
                <w:snapToGrid/>
              </w:rPr>
              <w:t>Parameter</w:t>
            </w:r>
          </w:p>
        </w:tc>
        <w:tc>
          <w:tcPr>
            <w:tcW w:w="2619" w:type="dxa"/>
            <w:tcBorders>
              <w:top w:val="single" w:sz="8" w:space="0" w:color="auto"/>
              <w:bottom w:val="single" w:sz="4" w:space="0" w:color="auto"/>
            </w:tcBorders>
            <w:shd w:val="clear" w:color="auto" w:fill="auto"/>
            <w:vAlign w:val="center"/>
          </w:tcPr>
          <w:p w14:paraId="1EA03F06" w14:textId="77777777" w:rsidR="0052159B" w:rsidRPr="00474B2F" w:rsidRDefault="0052159B" w:rsidP="00474B2F">
            <w:pPr>
              <w:pStyle w:val="MDPI42tablebody"/>
              <w:autoSpaceDE w:val="0"/>
              <w:autoSpaceDN w:val="0"/>
              <w:spacing w:line="240" w:lineRule="auto"/>
              <w:rPr>
                <w:b/>
                <w:snapToGrid/>
              </w:rPr>
            </w:pPr>
            <w:r w:rsidRPr="00474B2F">
              <w:rPr>
                <w:b/>
                <w:snapToGrid/>
              </w:rPr>
              <w:t>Value</w:t>
            </w:r>
          </w:p>
        </w:tc>
      </w:tr>
      <w:tr w:rsidR="0052159B" w:rsidRPr="00474B2F" w14:paraId="4DB89105" w14:textId="77777777" w:rsidTr="00474B2F">
        <w:tc>
          <w:tcPr>
            <w:tcW w:w="4025" w:type="dxa"/>
            <w:shd w:val="clear" w:color="auto" w:fill="auto"/>
            <w:vAlign w:val="center"/>
          </w:tcPr>
          <w:p w14:paraId="5220882C" w14:textId="77777777" w:rsidR="0052159B" w:rsidRPr="00474B2F" w:rsidRDefault="0052159B" w:rsidP="00474B2F">
            <w:pPr>
              <w:pStyle w:val="MDPI42tablebody"/>
              <w:autoSpaceDE w:val="0"/>
              <w:autoSpaceDN w:val="0"/>
              <w:spacing w:line="240" w:lineRule="auto"/>
            </w:pPr>
            <w:r w:rsidRPr="00474B2F">
              <w:t xml:space="preserve">Pressure viscosity coefficient </w:t>
            </w:r>
            <w:r w:rsidRPr="00474B2F">
              <w:rPr>
                <w:lang w:val="en-GB"/>
              </w:rPr>
              <w:t>(</w:t>
            </w:r>
            <m:oMath>
              <m:r>
                <w:rPr>
                  <w:rFonts w:ascii="Cambria Math" w:hAnsi="Cambria Math"/>
                  <w:lang w:val="en-GB"/>
                </w:rPr>
                <m:t>α</m:t>
              </m:r>
            </m:oMath>
            <w:r w:rsidRPr="00474B2F">
              <w:rPr>
                <w:lang w:val="en-GB"/>
              </w:rPr>
              <w:t>)</w:t>
            </w:r>
          </w:p>
        </w:tc>
        <w:tc>
          <w:tcPr>
            <w:tcW w:w="2619" w:type="dxa"/>
            <w:shd w:val="clear" w:color="auto" w:fill="auto"/>
            <w:vAlign w:val="center"/>
          </w:tcPr>
          <w:p w14:paraId="4514E596" w14:textId="347661D2" w:rsidR="0052159B" w:rsidRPr="00BB58C4" w:rsidRDefault="0052159B" w:rsidP="00474B2F">
            <w:pPr>
              <w:pStyle w:val="MDPI42tablebody"/>
              <w:autoSpaceDE w:val="0"/>
              <w:autoSpaceDN w:val="0"/>
              <w:spacing w:line="240" w:lineRule="auto"/>
            </w:pPr>
            <w:r w:rsidRPr="00BB58C4">
              <w:rPr>
                <w:lang w:val="en-GB"/>
              </w:rPr>
              <w:t xml:space="preserve">2.1 </w:t>
            </w:r>
            <m:oMath>
              <m:r>
                <w:rPr>
                  <w:rFonts w:ascii="Cambria Math" w:hAnsi="Cambria Math"/>
                  <w:lang w:val="en-GB"/>
                </w:rPr>
                <m:t>×</m:t>
              </m:r>
            </m:oMath>
            <w:r w:rsidRPr="00BB58C4">
              <w:rPr>
                <w:lang w:val="en-GB"/>
              </w:rPr>
              <w:t xml:space="preserve"> 10</w:t>
            </w:r>
            <w:r w:rsidR="00E14F70" w:rsidRPr="00BB58C4">
              <w:rPr>
                <w:vertAlign w:val="superscript"/>
                <w:lang w:val="en-GB"/>
              </w:rPr>
              <w:t>−8</w:t>
            </w:r>
            <w:r w:rsidRPr="00BB58C4">
              <w:rPr>
                <w:lang w:val="en-GB"/>
              </w:rPr>
              <w:t xml:space="preserve"> Pa</w:t>
            </w:r>
            <w:r w:rsidR="00E14F70" w:rsidRPr="00BB58C4">
              <w:rPr>
                <w:vertAlign w:val="superscript"/>
                <w:lang w:val="en-GB"/>
              </w:rPr>
              <w:t>−1</w:t>
            </w:r>
          </w:p>
        </w:tc>
      </w:tr>
      <w:tr w:rsidR="0052159B" w:rsidRPr="00474B2F" w14:paraId="66821DE4" w14:textId="77777777" w:rsidTr="00474B2F">
        <w:tc>
          <w:tcPr>
            <w:tcW w:w="4025" w:type="dxa"/>
            <w:shd w:val="clear" w:color="auto" w:fill="auto"/>
            <w:vAlign w:val="center"/>
          </w:tcPr>
          <w:p w14:paraId="3CA04B60" w14:textId="77777777" w:rsidR="0052159B" w:rsidRPr="00474B2F" w:rsidRDefault="0052159B" w:rsidP="00474B2F">
            <w:pPr>
              <w:pStyle w:val="MDPI42tablebody"/>
              <w:autoSpaceDE w:val="0"/>
              <w:autoSpaceDN w:val="0"/>
              <w:spacing w:line="240" w:lineRule="auto"/>
            </w:pPr>
            <w:r w:rsidRPr="00474B2F">
              <w:rPr>
                <w:lang w:val="en-GB"/>
              </w:rPr>
              <w:t>Atmospheric lubricant dynamic viscosity (</w:t>
            </w:r>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0</m:t>
                  </m:r>
                </m:sub>
              </m:sSub>
            </m:oMath>
            <w:r w:rsidRPr="00474B2F">
              <w:rPr>
                <w:lang w:val="en-GB"/>
              </w:rPr>
              <w:t>)</w:t>
            </w:r>
          </w:p>
        </w:tc>
        <w:tc>
          <w:tcPr>
            <w:tcW w:w="2619" w:type="dxa"/>
            <w:shd w:val="clear" w:color="auto" w:fill="auto"/>
            <w:vAlign w:val="center"/>
          </w:tcPr>
          <w:p w14:paraId="6C78848E" w14:textId="7A42CABF" w:rsidR="0052159B" w:rsidRPr="00BB58C4" w:rsidRDefault="0052159B" w:rsidP="00474B2F">
            <w:pPr>
              <w:pStyle w:val="MDPI42tablebody"/>
              <w:autoSpaceDE w:val="0"/>
              <w:autoSpaceDN w:val="0"/>
              <w:spacing w:line="240" w:lineRule="auto"/>
            </w:pPr>
            <w:r w:rsidRPr="00BB58C4">
              <w:rPr>
                <w:lang w:val="en-GB"/>
              </w:rPr>
              <w:t xml:space="preserve">0.08 </w:t>
            </w:r>
            <w:proofErr w:type="spellStart"/>
            <w:r w:rsidRPr="00BB58C4">
              <w:rPr>
                <w:lang w:val="en-GB"/>
              </w:rPr>
              <w:t>Pa</w:t>
            </w:r>
            <w:del w:id="73" w:author="Harry Questa" w:date="2023-01-09T19:07:00Z">
              <w:r w:rsidRPr="00BB58C4" w:rsidDel="00883AF0">
                <w:rPr>
                  <w:lang w:val="en-GB"/>
                </w:rPr>
                <w:delText>.</w:delText>
              </w:r>
            </w:del>
            <w:ins w:id="74" w:author="Harry Questa" w:date="2023-01-09T19:07:00Z">
              <w:r w:rsidR="00883AF0">
                <w:rPr>
                  <w:lang w:val="en-GB"/>
                </w:rPr>
                <w:t>·</w:t>
              </w:r>
            </w:ins>
            <w:r w:rsidRPr="00BB58C4">
              <w:rPr>
                <w:lang w:val="en-GB"/>
              </w:rPr>
              <w:t>s</w:t>
            </w:r>
            <w:proofErr w:type="spellEnd"/>
          </w:p>
        </w:tc>
      </w:tr>
      <w:tr w:rsidR="0052159B" w:rsidRPr="00474B2F" w14:paraId="30FB35A5" w14:textId="77777777" w:rsidTr="00474B2F">
        <w:tc>
          <w:tcPr>
            <w:tcW w:w="4025" w:type="dxa"/>
            <w:shd w:val="clear" w:color="auto" w:fill="auto"/>
            <w:vAlign w:val="center"/>
          </w:tcPr>
          <w:p w14:paraId="28C199A8" w14:textId="77777777" w:rsidR="0052159B" w:rsidRPr="00474B2F" w:rsidRDefault="0052159B" w:rsidP="00474B2F">
            <w:pPr>
              <w:pStyle w:val="MDPI42tablebody"/>
              <w:autoSpaceDE w:val="0"/>
              <w:autoSpaceDN w:val="0"/>
              <w:spacing w:line="240" w:lineRule="auto"/>
            </w:pPr>
            <w:r w:rsidRPr="00474B2F">
              <w:rPr>
                <w:lang w:val="en-GB"/>
              </w:rPr>
              <w:t>Lubricant inlet density (</w:t>
            </w:r>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0</m:t>
                  </m:r>
                </m:sub>
              </m:sSub>
            </m:oMath>
            <w:r w:rsidRPr="00474B2F">
              <w:rPr>
                <w:lang w:val="en-GB"/>
              </w:rPr>
              <w:t>)</w:t>
            </w:r>
          </w:p>
        </w:tc>
        <w:tc>
          <w:tcPr>
            <w:tcW w:w="2619" w:type="dxa"/>
            <w:shd w:val="clear" w:color="auto" w:fill="auto"/>
            <w:vAlign w:val="center"/>
          </w:tcPr>
          <w:p w14:paraId="2630961A" w14:textId="7A678E57" w:rsidR="0052159B" w:rsidRPr="00BB58C4" w:rsidRDefault="0052159B" w:rsidP="00474B2F">
            <w:pPr>
              <w:pStyle w:val="MDPI42tablebody"/>
              <w:autoSpaceDE w:val="0"/>
              <w:autoSpaceDN w:val="0"/>
              <w:spacing w:line="240" w:lineRule="auto"/>
            </w:pPr>
            <w:r w:rsidRPr="00BB58C4">
              <w:rPr>
                <w:lang w:val="en-GB"/>
              </w:rPr>
              <w:t>833.8 kg</w:t>
            </w:r>
            <w:ins w:id="75" w:author="Harry Questa" w:date="2023-01-09T19:07:00Z">
              <w:r w:rsidR="00883AF0">
                <w:rPr>
                  <w:lang w:val="en-GB"/>
                </w:rPr>
                <w:t>·</w:t>
              </w:r>
            </w:ins>
            <w:commentRangeStart w:id="76"/>
            <w:commentRangeStart w:id="77"/>
            <w:del w:id="78" w:author="Harry Questa" w:date="2023-01-09T19:07:00Z">
              <w:r w:rsidRPr="00BB58C4" w:rsidDel="00883AF0">
                <w:rPr>
                  <w:highlight w:val="yellow"/>
                  <w:lang w:val="en-GB"/>
                </w:rPr>
                <w:delText>.</w:delText>
              </w:r>
            </w:del>
            <w:commentRangeEnd w:id="76"/>
            <w:r w:rsidR="00BB58C4">
              <w:rPr>
                <w:rStyle w:val="CommentReference"/>
                <w:rFonts w:eastAsia="SimSun"/>
                <w:noProof/>
                <w:snapToGrid/>
                <w:lang w:eastAsia="zh-CN" w:bidi="ar-SA"/>
              </w:rPr>
              <w:commentReference w:id="76"/>
            </w:r>
            <w:commentRangeEnd w:id="77"/>
            <w:r w:rsidR="000A7F86">
              <w:rPr>
                <w:rStyle w:val="CommentReference"/>
                <w:rFonts w:eastAsia="SimSun"/>
                <w:noProof/>
                <w:snapToGrid/>
                <w:lang w:eastAsia="zh-CN" w:bidi="ar-SA"/>
              </w:rPr>
              <w:commentReference w:id="77"/>
            </w:r>
            <w:r w:rsidRPr="00BB58C4">
              <w:rPr>
                <w:lang w:val="en-GB"/>
              </w:rPr>
              <w:t>m</w:t>
            </w:r>
            <w:r w:rsidR="00E14F70" w:rsidRPr="00BB58C4">
              <w:rPr>
                <w:vertAlign w:val="superscript"/>
                <w:lang w:val="en-GB"/>
              </w:rPr>
              <w:t>−3</w:t>
            </w:r>
          </w:p>
        </w:tc>
      </w:tr>
      <w:tr w:rsidR="0052159B" w:rsidRPr="00474B2F" w14:paraId="31B98158" w14:textId="77777777" w:rsidTr="00474B2F">
        <w:tc>
          <w:tcPr>
            <w:tcW w:w="4025" w:type="dxa"/>
            <w:shd w:val="clear" w:color="auto" w:fill="auto"/>
            <w:vAlign w:val="center"/>
          </w:tcPr>
          <w:p w14:paraId="3045B862" w14:textId="77777777" w:rsidR="0052159B" w:rsidRPr="00474B2F" w:rsidRDefault="0052159B" w:rsidP="00474B2F">
            <w:pPr>
              <w:pStyle w:val="MDPI42tablebody"/>
              <w:autoSpaceDE w:val="0"/>
              <w:autoSpaceDN w:val="0"/>
              <w:spacing w:line="240" w:lineRule="auto"/>
            </w:pPr>
            <w:r w:rsidRPr="00474B2F">
              <w:rPr>
                <w:lang w:val="en-GB"/>
              </w:rPr>
              <w:t>Modulus of elasticity of contacting solids (</w:t>
            </w:r>
            <m:oMath>
              <m:r>
                <w:rPr>
                  <w:rFonts w:ascii="Cambria Math" w:hAnsi="Cambria Math"/>
                  <w:lang w:val="en-GB"/>
                </w:rPr>
                <m:t>E)</m:t>
              </m:r>
            </m:oMath>
          </w:p>
        </w:tc>
        <w:tc>
          <w:tcPr>
            <w:tcW w:w="2619" w:type="dxa"/>
            <w:shd w:val="clear" w:color="auto" w:fill="auto"/>
            <w:vAlign w:val="center"/>
          </w:tcPr>
          <w:p w14:paraId="7DBF5F57" w14:textId="77777777" w:rsidR="0052159B" w:rsidRPr="00474B2F" w:rsidRDefault="0052159B" w:rsidP="00474B2F">
            <w:pPr>
              <w:pStyle w:val="MDPI42tablebody"/>
              <w:autoSpaceDE w:val="0"/>
              <w:autoSpaceDN w:val="0"/>
              <w:spacing w:line="240" w:lineRule="auto"/>
            </w:pPr>
            <w:r w:rsidRPr="00474B2F">
              <w:rPr>
                <w:lang w:val="en-GB"/>
              </w:rPr>
              <w:t>210 GPa</w:t>
            </w:r>
          </w:p>
        </w:tc>
      </w:tr>
      <w:tr w:rsidR="0052159B" w:rsidRPr="00474B2F" w14:paraId="6B5C9866" w14:textId="77777777" w:rsidTr="00474B2F">
        <w:tc>
          <w:tcPr>
            <w:tcW w:w="4025" w:type="dxa"/>
            <w:tcBorders>
              <w:bottom w:val="single" w:sz="8" w:space="0" w:color="auto"/>
            </w:tcBorders>
            <w:shd w:val="clear" w:color="auto" w:fill="auto"/>
            <w:vAlign w:val="center"/>
          </w:tcPr>
          <w:p w14:paraId="34A3E6CF" w14:textId="77777777" w:rsidR="0052159B" w:rsidRPr="00474B2F" w:rsidRDefault="0052159B" w:rsidP="00474B2F">
            <w:pPr>
              <w:pStyle w:val="MDPI42tablebody"/>
              <w:autoSpaceDE w:val="0"/>
              <w:autoSpaceDN w:val="0"/>
              <w:spacing w:line="240" w:lineRule="auto"/>
            </w:pPr>
            <w:r w:rsidRPr="00474B2F">
              <w:rPr>
                <w:lang w:val="en-GB"/>
              </w:rPr>
              <w:t>Poisson’s ratio of contacting solids (</w:t>
            </w:r>
            <m:oMath>
              <m:r>
                <w:rPr>
                  <w:rFonts w:ascii="Cambria Math" w:hAnsi="Cambria Math"/>
                  <w:lang w:val="en-GB"/>
                </w:rPr>
                <m:t>ν)</m:t>
              </m:r>
            </m:oMath>
          </w:p>
        </w:tc>
        <w:tc>
          <w:tcPr>
            <w:tcW w:w="2619" w:type="dxa"/>
            <w:tcBorders>
              <w:bottom w:val="single" w:sz="8" w:space="0" w:color="auto"/>
            </w:tcBorders>
            <w:shd w:val="clear" w:color="auto" w:fill="auto"/>
            <w:vAlign w:val="center"/>
          </w:tcPr>
          <w:p w14:paraId="0EDA64E0" w14:textId="77777777" w:rsidR="0052159B" w:rsidRPr="00474B2F" w:rsidRDefault="0052159B" w:rsidP="00474B2F">
            <w:pPr>
              <w:pStyle w:val="MDPI42tablebody"/>
              <w:autoSpaceDE w:val="0"/>
              <w:autoSpaceDN w:val="0"/>
              <w:spacing w:line="240" w:lineRule="auto"/>
            </w:pPr>
            <w:r w:rsidRPr="00474B2F">
              <w:t>0.3</w:t>
            </w:r>
          </w:p>
        </w:tc>
      </w:tr>
    </w:tbl>
    <w:p w14:paraId="356106B2" w14:textId="02A7EC5F" w:rsidR="0052159B" w:rsidRPr="00474B2F" w:rsidRDefault="00E14F70" w:rsidP="00E14F70">
      <w:pPr>
        <w:pStyle w:val="MDPI22heading2"/>
        <w:spacing w:before="240"/>
      </w:pPr>
      <w:r>
        <w:t xml:space="preserve">2.3. </w:t>
      </w:r>
      <w:r w:rsidR="0052159B" w:rsidRPr="00474B2F">
        <w:t>Representative Excitation Methodology</w:t>
      </w:r>
    </w:p>
    <w:p w14:paraId="664AA6A4" w14:textId="4838173C" w:rsidR="0052159B" w:rsidRPr="00D8231F" w:rsidRDefault="0052159B" w:rsidP="00474B2F">
      <w:pPr>
        <w:pStyle w:val="MDPI31text"/>
        <w:rPr>
          <w:lang w:val="en-GB"/>
        </w:rPr>
      </w:pPr>
      <w:r w:rsidRPr="00D8231F">
        <w:rPr>
          <w:lang w:val="en-GB"/>
        </w:rPr>
        <w:t xml:space="preserve">The system level model is decomposed, with </w:t>
      </w:r>
      <w:r w:rsidR="0032209A">
        <w:rPr>
          <w:lang w:val="en-GB"/>
        </w:rPr>
        <w:t xml:space="preserve">the </w:t>
      </w:r>
      <w:r w:rsidRPr="00D8231F">
        <w:rPr>
          <w:lang w:val="en-GB"/>
        </w:rPr>
        <w:t xml:space="preserve">excitation forces calculated externally before </w:t>
      </w:r>
      <w:r w:rsidR="00EF2579">
        <w:rPr>
          <w:lang w:val="en-GB"/>
        </w:rPr>
        <w:t xml:space="preserve">the </w:t>
      </w:r>
      <w:r w:rsidRPr="00D8231F">
        <w:rPr>
          <w:lang w:val="en-GB"/>
        </w:rPr>
        <w:t>application within the model. A separate electrified transmission model is used to generate realistic excitation forces and torques from a spur gear pair and a permanent magnetic synchronous motor (PMSM). This system represents the first stage of an electric hub motor used in automotive applications.</w:t>
      </w:r>
    </w:p>
    <w:p w14:paraId="58E7C276" w14:textId="62DE758F" w:rsidR="0052159B" w:rsidRPr="00D8231F" w:rsidRDefault="0052159B" w:rsidP="00474B2F">
      <w:pPr>
        <w:pStyle w:val="MDPI31text"/>
        <w:rPr>
          <w:lang w:val="en-GB"/>
        </w:rPr>
      </w:pPr>
      <w:r w:rsidRPr="00D8231F">
        <w:rPr>
          <w:lang w:val="en-GB"/>
        </w:rPr>
        <w:t>Radial and tangential gear pair forces at the pinion centre, as well as torque fluctuations of the electric motor</w:t>
      </w:r>
      <w:r w:rsidR="009206A4">
        <w:rPr>
          <w:lang w:val="en-GB"/>
        </w:rPr>
        <w:t>,</w:t>
      </w:r>
      <w:r w:rsidRPr="00D8231F">
        <w:rPr>
          <w:lang w:val="en-GB"/>
        </w:rPr>
        <w:t xml:space="preserve"> are extracted to be used as inputs to the system level model. These are applied as external forces to the shaft, </w:t>
      </w:r>
      <m:oMath>
        <m:sSup>
          <m:sSupPr>
            <m:ctrlPr>
              <w:rPr>
                <w:rFonts w:ascii="Cambria Math" w:hAnsi="Cambria Math"/>
                <w:i/>
              </w:rPr>
            </m:ctrlPr>
          </m:sSupPr>
          <m:e>
            <m:r>
              <w:rPr>
                <w:rFonts w:ascii="Cambria Math" w:hAnsi="Cambria Math"/>
              </w:rPr>
              <m:t>f</m:t>
            </m:r>
          </m:e>
          <m:sup>
            <m:r>
              <w:rPr>
                <w:rFonts w:ascii="Cambria Math" w:hAnsi="Cambria Math"/>
              </w:rPr>
              <m:t>a</m:t>
            </m:r>
          </m:sup>
        </m:sSup>
      </m:oMath>
      <w:r w:rsidRPr="00D8231F">
        <w:rPr>
          <w:lang w:val="en-GB"/>
        </w:rPr>
        <w:t xml:space="preserve">, from Equation </w:t>
      </w:r>
      <w:r w:rsidR="009D50BC">
        <w:rPr>
          <w:lang w:val="en-GB"/>
        </w:rPr>
        <w:t>(</w:t>
      </w:r>
      <w:r w:rsidRPr="00D8231F">
        <w:rPr>
          <w:lang w:val="en-GB"/>
        </w:rPr>
        <w:t>8</w:t>
      </w:r>
      <w:r w:rsidR="009D50BC">
        <w:rPr>
          <w:lang w:val="en-GB"/>
        </w:rPr>
        <w:t>)</w:t>
      </w:r>
      <w:r w:rsidRPr="00D8231F">
        <w:rPr>
          <w:lang w:val="en-GB"/>
        </w:rPr>
        <w:t>. All bodies in this separate system were modelled as rigid, so that structural excitation forces did not contribute to the resultant forces at the pinion.</w:t>
      </w:r>
    </w:p>
    <w:p w14:paraId="4E1BFD63" w14:textId="09B89678" w:rsidR="0052159B" w:rsidRDefault="0052159B" w:rsidP="00474B2F">
      <w:pPr>
        <w:pStyle w:val="MDPI31text"/>
        <w:rPr>
          <w:lang w:val="en-GB"/>
        </w:rPr>
      </w:pPr>
      <w:r w:rsidRPr="00D8231F">
        <w:rPr>
          <w:lang w:val="en-GB"/>
        </w:rPr>
        <w:t>The motor has a peak torque of 68</w:t>
      </w:r>
      <w:r w:rsidR="00A8075B" w:rsidRPr="00A8075B">
        <w:rPr>
          <w:lang w:val="en-GB"/>
        </w:rPr>
        <w:t xml:space="preserve"> </w:t>
      </w:r>
      <w:r w:rsidRPr="00D8231F">
        <w:rPr>
          <w:lang w:val="en-GB"/>
        </w:rPr>
        <w:t>Nm, and a maximum operating speed of 21</w:t>
      </w:r>
      <w:r w:rsidR="00903BAA">
        <w:rPr>
          <w:lang w:val="en-GB"/>
        </w:rPr>
        <w:t>,</w:t>
      </w:r>
      <w:r w:rsidRPr="00D8231F">
        <w:rPr>
          <w:lang w:val="en-GB"/>
        </w:rPr>
        <w:t>000</w:t>
      </w:r>
      <w:r w:rsidR="00A8075B" w:rsidRPr="00A8075B">
        <w:rPr>
          <w:lang w:val="en-GB"/>
        </w:rPr>
        <w:t xml:space="preserve"> </w:t>
      </w:r>
      <w:r w:rsidRPr="00D8231F">
        <w:rPr>
          <w:lang w:val="en-GB"/>
        </w:rPr>
        <w:t xml:space="preserve">rpm. The torque transfer through the gear pair reduces as the speed increases due to the torque profile of the PMSM, as shown in </w:t>
      </w:r>
      <w:r w:rsidRPr="00142B1C">
        <w:rPr>
          <w:lang w:val="en-GB"/>
        </w:rPr>
        <w:t>Figure 6</w:t>
      </w:r>
      <w:r w:rsidRPr="00D8231F">
        <w:rPr>
          <w:lang w:val="en-GB"/>
        </w:rPr>
        <w:t xml:space="preserve">. </w:t>
      </w:r>
      <w:r w:rsidR="00CB7583">
        <w:rPr>
          <w:lang w:val="en-GB"/>
        </w:rPr>
        <w:t xml:space="preserve">The </w:t>
      </w:r>
      <w:r w:rsidR="00A75FC5">
        <w:rPr>
          <w:lang w:val="en-GB"/>
        </w:rPr>
        <w:t>s</w:t>
      </w:r>
      <w:r w:rsidRPr="00D8231F">
        <w:rPr>
          <w:lang w:val="en-GB"/>
        </w:rPr>
        <w:t>tator tooth forces from the PMSM are neglected in the model due to their minimal contribution to</w:t>
      </w:r>
      <w:r w:rsidR="00A75FC5">
        <w:rPr>
          <w:lang w:val="en-GB"/>
        </w:rPr>
        <w:t xml:space="preserve"> the</w:t>
      </w:r>
      <w:r w:rsidRPr="00D8231F">
        <w:rPr>
          <w:lang w:val="en-GB"/>
        </w:rPr>
        <w:t xml:space="preserve"> lateral forces once resolved. For input to the model, the radial and normal forces are simplified by adopting sinusoidal inputs of the same magnitude and frequency of the gear pair at different speeds. The torque ripple from the motor is simplified using the same method.</w:t>
      </w:r>
    </w:p>
    <w:p w14:paraId="22D4949C" w14:textId="4E584CDC" w:rsidR="0052159B" w:rsidRDefault="0052159B" w:rsidP="00474B2F">
      <w:pPr>
        <w:pStyle w:val="MDPI52figure"/>
      </w:pPr>
      <w:r>
        <w:rPr>
          <w:noProof/>
        </w:rPr>
        <w:lastRenderedPageBreak/>
        <w:drawing>
          <wp:inline distT="0" distB="0" distL="0" distR="0" wp14:anchorId="78C5A3BF" wp14:editId="74AD9274">
            <wp:extent cx="5779223" cy="26909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79223" cy="2690951"/>
                    </a:xfrm>
                    <a:prstGeom prst="rect">
                      <a:avLst/>
                    </a:prstGeom>
                  </pic:spPr>
                </pic:pic>
              </a:graphicData>
            </a:graphic>
          </wp:inline>
        </w:drawing>
      </w:r>
    </w:p>
    <w:p w14:paraId="5055EFC0" w14:textId="2C72E15E" w:rsidR="0052159B" w:rsidRPr="008163D6" w:rsidRDefault="00474B2F" w:rsidP="00474B2F">
      <w:pPr>
        <w:pStyle w:val="MDPI51figurecaption"/>
        <w:jc w:val="left"/>
        <w:rPr>
          <w:b/>
        </w:rPr>
      </w:pPr>
      <w:r w:rsidRPr="00474B2F">
        <w:rPr>
          <w:b/>
        </w:rPr>
        <w:t xml:space="preserve">Figure 6. </w:t>
      </w:r>
      <w:r w:rsidR="0052159B" w:rsidRPr="008163D6">
        <w:t>PM</w:t>
      </w:r>
      <w:commentRangeStart w:id="79"/>
      <w:commentRangeStart w:id="80"/>
      <w:r w:rsidR="0052159B" w:rsidRPr="00903BAA">
        <w:rPr>
          <w:highlight w:val="yellow"/>
        </w:rPr>
        <w:t xml:space="preserve">SM </w:t>
      </w:r>
      <w:commentRangeEnd w:id="79"/>
      <w:r w:rsidR="00903BAA">
        <w:rPr>
          <w:rStyle w:val="CommentReference"/>
          <w:rFonts w:eastAsia="SimSun"/>
          <w:noProof/>
          <w:lang w:eastAsia="zh-CN" w:bidi="ar-SA"/>
        </w:rPr>
        <w:commentReference w:id="79"/>
      </w:r>
      <w:commentRangeEnd w:id="80"/>
      <w:r w:rsidR="00952FDC">
        <w:rPr>
          <w:rStyle w:val="CommentReference"/>
          <w:rFonts w:eastAsia="SimSun"/>
          <w:noProof/>
          <w:lang w:eastAsia="zh-CN" w:bidi="ar-SA"/>
        </w:rPr>
        <w:commentReference w:id="80"/>
      </w:r>
      <w:r w:rsidR="0052159B" w:rsidRPr="008163D6">
        <w:t>Torque Profile and Maximum and Minimum Torque Fluctuation</w:t>
      </w:r>
      <w:r>
        <w:t>.</w:t>
      </w:r>
    </w:p>
    <w:p w14:paraId="0BDB72BE" w14:textId="3AE07C18" w:rsidR="0052159B" w:rsidRDefault="0052159B" w:rsidP="00474B2F">
      <w:pPr>
        <w:pStyle w:val="MDPI31text"/>
        <w:rPr>
          <w:lang w:val="en-GB"/>
        </w:rPr>
      </w:pPr>
      <w:r w:rsidRPr="00D86E90">
        <w:rPr>
          <w:lang w:val="en-GB"/>
        </w:rPr>
        <w:t xml:space="preserve">The gear pair geometry is shown in </w:t>
      </w:r>
      <w:r w:rsidRPr="00003EF0">
        <w:rPr>
          <w:lang w:val="en-GB"/>
        </w:rPr>
        <w:t>Table</w:t>
      </w:r>
      <w:r w:rsidR="009D50BC">
        <w:rPr>
          <w:lang w:val="en-GB"/>
        </w:rPr>
        <w:t>s</w:t>
      </w:r>
      <w:r w:rsidRPr="00003EF0">
        <w:rPr>
          <w:lang w:val="en-GB"/>
        </w:rPr>
        <w:t xml:space="preserve"> 3</w:t>
      </w:r>
      <w:r w:rsidRPr="00D86E90">
        <w:rPr>
          <w:lang w:val="en-GB"/>
        </w:rPr>
        <w:t xml:space="preserve"> and </w:t>
      </w:r>
      <w:r w:rsidRPr="00003EF0">
        <w:rPr>
          <w:lang w:val="en-GB"/>
        </w:rPr>
        <w:t>4</w:t>
      </w:r>
      <w:r w:rsidRPr="00D86E90">
        <w:rPr>
          <w:lang w:val="en-GB"/>
        </w:rPr>
        <w:t>.</w:t>
      </w:r>
    </w:p>
    <w:p w14:paraId="76F0D436" w14:textId="6D2EAC38" w:rsidR="0052159B" w:rsidRDefault="00474B2F" w:rsidP="00474B2F">
      <w:pPr>
        <w:pStyle w:val="MDPI41tablecaption"/>
        <w:jc w:val="left"/>
        <w:rPr>
          <w:lang w:val="en-GB"/>
        </w:rPr>
      </w:pPr>
      <w:r w:rsidRPr="00474B2F">
        <w:rPr>
          <w:b/>
          <w:lang w:val="en-GB"/>
        </w:rPr>
        <w:t xml:space="preserve">Table 3. </w:t>
      </w:r>
      <w:r w:rsidR="0052159B">
        <w:t>Pinion Geometry</w:t>
      </w:r>
      <w:r>
        <w:t>.</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3928"/>
        <w:gridCol w:w="3929"/>
      </w:tblGrid>
      <w:tr w:rsidR="0052159B" w:rsidRPr="00474B2F" w14:paraId="3863BE5F" w14:textId="77777777" w:rsidTr="00474B2F">
        <w:tc>
          <w:tcPr>
            <w:tcW w:w="2619" w:type="dxa"/>
            <w:tcBorders>
              <w:top w:val="single" w:sz="8" w:space="0" w:color="auto"/>
              <w:bottom w:val="single" w:sz="4" w:space="0" w:color="auto"/>
            </w:tcBorders>
            <w:shd w:val="clear" w:color="auto" w:fill="auto"/>
            <w:vAlign w:val="center"/>
          </w:tcPr>
          <w:p w14:paraId="100A1108" w14:textId="77777777" w:rsidR="0052159B" w:rsidRPr="00474B2F" w:rsidRDefault="0052159B" w:rsidP="00474B2F">
            <w:pPr>
              <w:pStyle w:val="MDPI42tablebody"/>
              <w:autoSpaceDE w:val="0"/>
              <w:autoSpaceDN w:val="0"/>
              <w:spacing w:line="240" w:lineRule="auto"/>
              <w:rPr>
                <w:b/>
                <w:snapToGrid/>
              </w:rPr>
            </w:pPr>
            <w:r w:rsidRPr="00474B2F">
              <w:rPr>
                <w:b/>
                <w:snapToGrid/>
              </w:rPr>
              <w:t>Parameter</w:t>
            </w:r>
          </w:p>
        </w:tc>
        <w:tc>
          <w:tcPr>
            <w:tcW w:w="2619" w:type="dxa"/>
            <w:tcBorders>
              <w:top w:val="single" w:sz="8" w:space="0" w:color="auto"/>
              <w:bottom w:val="single" w:sz="4" w:space="0" w:color="auto"/>
            </w:tcBorders>
            <w:shd w:val="clear" w:color="auto" w:fill="auto"/>
            <w:vAlign w:val="center"/>
          </w:tcPr>
          <w:p w14:paraId="6D3C2BA8" w14:textId="77777777" w:rsidR="0052159B" w:rsidRPr="00474B2F" w:rsidRDefault="0052159B" w:rsidP="00474B2F">
            <w:pPr>
              <w:pStyle w:val="MDPI42tablebody"/>
              <w:autoSpaceDE w:val="0"/>
              <w:autoSpaceDN w:val="0"/>
              <w:spacing w:line="240" w:lineRule="auto"/>
              <w:rPr>
                <w:b/>
                <w:snapToGrid/>
              </w:rPr>
            </w:pPr>
            <w:r w:rsidRPr="00474B2F">
              <w:rPr>
                <w:b/>
                <w:snapToGrid/>
              </w:rPr>
              <w:t>Value</w:t>
            </w:r>
          </w:p>
        </w:tc>
      </w:tr>
      <w:tr w:rsidR="0052159B" w:rsidRPr="00474B2F" w14:paraId="0789F70C" w14:textId="77777777" w:rsidTr="00474B2F">
        <w:tc>
          <w:tcPr>
            <w:tcW w:w="2619" w:type="dxa"/>
            <w:shd w:val="clear" w:color="auto" w:fill="auto"/>
            <w:vAlign w:val="center"/>
          </w:tcPr>
          <w:p w14:paraId="658B238B" w14:textId="77777777" w:rsidR="0052159B" w:rsidRPr="00474B2F" w:rsidRDefault="0052159B" w:rsidP="00474B2F">
            <w:pPr>
              <w:pStyle w:val="MDPI42tablebody"/>
              <w:autoSpaceDE w:val="0"/>
              <w:autoSpaceDN w:val="0"/>
              <w:spacing w:line="240" w:lineRule="auto"/>
            </w:pPr>
            <w:r w:rsidRPr="00474B2F">
              <w:t>Number of teeth</w:t>
            </w:r>
          </w:p>
        </w:tc>
        <w:tc>
          <w:tcPr>
            <w:tcW w:w="2619" w:type="dxa"/>
            <w:shd w:val="clear" w:color="auto" w:fill="auto"/>
            <w:vAlign w:val="center"/>
          </w:tcPr>
          <w:p w14:paraId="25DF6DF4" w14:textId="77777777" w:rsidR="0052159B" w:rsidRPr="00474B2F" w:rsidRDefault="0052159B" w:rsidP="00474B2F">
            <w:pPr>
              <w:pStyle w:val="MDPI42tablebody"/>
              <w:autoSpaceDE w:val="0"/>
              <w:autoSpaceDN w:val="0"/>
              <w:spacing w:line="240" w:lineRule="auto"/>
            </w:pPr>
            <w:r w:rsidRPr="00474B2F">
              <w:t>17</w:t>
            </w:r>
          </w:p>
        </w:tc>
      </w:tr>
      <w:tr w:rsidR="0052159B" w:rsidRPr="00474B2F" w14:paraId="4D7C6358" w14:textId="77777777" w:rsidTr="00474B2F">
        <w:tc>
          <w:tcPr>
            <w:tcW w:w="2619" w:type="dxa"/>
            <w:shd w:val="clear" w:color="auto" w:fill="auto"/>
            <w:vAlign w:val="center"/>
          </w:tcPr>
          <w:p w14:paraId="52D72CD3" w14:textId="77777777" w:rsidR="0052159B" w:rsidRPr="00474B2F" w:rsidRDefault="0052159B" w:rsidP="00474B2F">
            <w:pPr>
              <w:pStyle w:val="MDPI42tablebody"/>
              <w:autoSpaceDE w:val="0"/>
              <w:autoSpaceDN w:val="0"/>
              <w:spacing w:line="240" w:lineRule="auto"/>
            </w:pPr>
            <w:r w:rsidRPr="00474B2F">
              <w:t>Normal module</w:t>
            </w:r>
          </w:p>
        </w:tc>
        <w:tc>
          <w:tcPr>
            <w:tcW w:w="2619" w:type="dxa"/>
            <w:shd w:val="clear" w:color="auto" w:fill="auto"/>
            <w:vAlign w:val="center"/>
          </w:tcPr>
          <w:p w14:paraId="23DF6D9A" w14:textId="77777777" w:rsidR="0052159B" w:rsidRPr="00474B2F" w:rsidRDefault="0052159B" w:rsidP="00474B2F">
            <w:pPr>
              <w:pStyle w:val="MDPI42tablebody"/>
              <w:autoSpaceDE w:val="0"/>
              <w:autoSpaceDN w:val="0"/>
              <w:spacing w:line="240" w:lineRule="auto"/>
            </w:pPr>
            <w:r w:rsidRPr="00474B2F">
              <w:t>0.004 m</w:t>
            </w:r>
          </w:p>
        </w:tc>
      </w:tr>
      <w:tr w:rsidR="0052159B" w:rsidRPr="00474B2F" w14:paraId="0E93B59F" w14:textId="77777777" w:rsidTr="00474B2F">
        <w:tc>
          <w:tcPr>
            <w:tcW w:w="2619" w:type="dxa"/>
            <w:shd w:val="clear" w:color="auto" w:fill="auto"/>
            <w:vAlign w:val="center"/>
          </w:tcPr>
          <w:p w14:paraId="37FBFBDD" w14:textId="77777777" w:rsidR="0052159B" w:rsidRPr="00474B2F" w:rsidRDefault="0052159B" w:rsidP="00474B2F">
            <w:pPr>
              <w:pStyle w:val="MDPI42tablebody"/>
              <w:autoSpaceDE w:val="0"/>
              <w:autoSpaceDN w:val="0"/>
              <w:spacing w:line="240" w:lineRule="auto"/>
            </w:pPr>
            <w:r w:rsidRPr="00474B2F">
              <w:t>Normal pressure angle</w:t>
            </w:r>
          </w:p>
        </w:tc>
        <w:tc>
          <w:tcPr>
            <w:tcW w:w="2619" w:type="dxa"/>
            <w:shd w:val="clear" w:color="auto" w:fill="auto"/>
            <w:vAlign w:val="center"/>
          </w:tcPr>
          <w:p w14:paraId="58FA1F68" w14:textId="7B7DAD75" w:rsidR="0052159B" w:rsidRPr="00474B2F" w:rsidRDefault="0052159B" w:rsidP="00474B2F">
            <w:pPr>
              <w:pStyle w:val="MDPI42tablebody"/>
              <w:autoSpaceDE w:val="0"/>
              <w:autoSpaceDN w:val="0"/>
              <w:spacing w:line="240" w:lineRule="auto"/>
            </w:pPr>
            <w:r w:rsidRPr="00474B2F">
              <w:t>20</w:t>
            </w:r>
            <w:del w:id="81" w:author="Harry Questa" w:date="2023-01-09T19:08:00Z">
              <w:r w:rsidRPr="00474B2F" w:rsidDel="00602502">
                <w:delText xml:space="preserve"> </w:delText>
              </w:r>
            </w:del>
            <w:commentRangeStart w:id="82"/>
            <w:commentRangeStart w:id="83"/>
            <w:r w:rsidRPr="00903BAA">
              <w:rPr>
                <w:highlight w:val="yellow"/>
              </w:rPr>
              <w:t>˚</w:t>
            </w:r>
            <w:commentRangeEnd w:id="82"/>
            <w:r w:rsidR="00903BAA">
              <w:rPr>
                <w:rStyle w:val="CommentReference"/>
                <w:rFonts w:eastAsia="SimSun"/>
                <w:noProof/>
                <w:snapToGrid/>
                <w:lang w:eastAsia="zh-CN" w:bidi="ar-SA"/>
              </w:rPr>
              <w:commentReference w:id="82"/>
            </w:r>
            <w:commentRangeEnd w:id="83"/>
            <w:r w:rsidR="00602502">
              <w:rPr>
                <w:rStyle w:val="CommentReference"/>
                <w:rFonts w:eastAsia="SimSun"/>
                <w:noProof/>
                <w:snapToGrid/>
                <w:lang w:eastAsia="zh-CN" w:bidi="ar-SA"/>
              </w:rPr>
              <w:commentReference w:id="83"/>
            </w:r>
          </w:p>
        </w:tc>
      </w:tr>
      <w:tr w:rsidR="0052159B" w:rsidRPr="00474B2F" w14:paraId="339578D1" w14:textId="77777777" w:rsidTr="00474B2F">
        <w:tc>
          <w:tcPr>
            <w:tcW w:w="2619" w:type="dxa"/>
            <w:shd w:val="clear" w:color="auto" w:fill="auto"/>
            <w:vAlign w:val="center"/>
          </w:tcPr>
          <w:p w14:paraId="53AB4A42" w14:textId="77777777" w:rsidR="0052159B" w:rsidRPr="00474B2F" w:rsidRDefault="0052159B" w:rsidP="00474B2F">
            <w:pPr>
              <w:pStyle w:val="MDPI42tablebody"/>
              <w:autoSpaceDE w:val="0"/>
              <w:autoSpaceDN w:val="0"/>
              <w:spacing w:line="240" w:lineRule="auto"/>
            </w:pPr>
            <w:r w:rsidRPr="00474B2F">
              <w:t>Helix angle at pitch circle</w:t>
            </w:r>
          </w:p>
        </w:tc>
        <w:tc>
          <w:tcPr>
            <w:tcW w:w="2619" w:type="dxa"/>
            <w:shd w:val="clear" w:color="auto" w:fill="auto"/>
            <w:vAlign w:val="center"/>
          </w:tcPr>
          <w:p w14:paraId="6D4CBA56" w14:textId="77777777" w:rsidR="0052159B" w:rsidRPr="00474B2F" w:rsidRDefault="0052159B" w:rsidP="00474B2F">
            <w:pPr>
              <w:pStyle w:val="MDPI42tablebody"/>
              <w:autoSpaceDE w:val="0"/>
              <w:autoSpaceDN w:val="0"/>
              <w:spacing w:line="240" w:lineRule="auto"/>
            </w:pPr>
            <w:r w:rsidRPr="00EF6584">
              <w:rPr>
                <w:highlight w:val="yellow"/>
              </w:rPr>
              <w:t>0</w:t>
            </w:r>
            <w:del w:id="84" w:author="Harry Questa" w:date="2023-01-09T19:08:00Z">
              <w:r w:rsidRPr="00EF6584" w:rsidDel="00602502">
                <w:rPr>
                  <w:highlight w:val="yellow"/>
                </w:rPr>
                <w:delText xml:space="preserve"> </w:delText>
              </w:r>
            </w:del>
            <w:r w:rsidRPr="00EF6584">
              <w:rPr>
                <w:highlight w:val="yellow"/>
              </w:rPr>
              <w:t>˚</w:t>
            </w:r>
          </w:p>
        </w:tc>
      </w:tr>
      <w:tr w:rsidR="0052159B" w:rsidRPr="00474B2F" w14:paraId="5539AFF3" w14:textId="77777777" w:rsidTr="00474B2F">
        <w:tc>
          <w:tcPr>
            <w:tcW w:w="2619" w:type="dxa"/>
            <w:shd w:val="clear" w:color="auto" w:fill="auto"/>
            <w:vAlign w:val="center"/>
          </w:tcPr>
          <w:p w14:paraId="0848C245" w14:textId="77777777" w:rsidR="0052159B" w:rsidRPr="00474B2F" w:rsidRDefault="0052159B" w:rsidP="00474B2F">
            <w:pPr>
              <w:pStyle w:val="MDPI42tablebody"/>
              <w:autoSpaceDE w:val="0"/>
              <w:autoSpaceDN w:val="0"/>
              <w:spacing w:line="240" w:lineRule="auto"/>
            </w:pPr>
            <w:r w:rsidRPr="00474B2F">
              <w:t>Active tip diameter</w:t>
            </w:r>
          </w:p>
        </w:tc>
        <w:tc>
          <w:tcPr>
            <w:tcW w:w="2619" w:type="dxa"/>
            <w:shd w:val="clear" w:color="auto" w:fill="auto"/>
            <w:vAlign w:val="center"/>
          </w:tcPr>
          <w:p w14:paraId="6A518A76" w14:textId="77777777" w:rsidR="0052159B" w:rsidRPr="00474B2F" w:rsidRDefault="0052159B" w:rsidP="00474B2F">
            <w:pPr>
              <w:pStyle w:val="MDPI42tablebody"/>
              <w:autoSpaceDE w:val="0"/>
              <w:autoSpaceDN w:val="0"/>
              <w:spacing w:line="240" w:lineRule="auto"/>
            </w:pPr>
            <w:r w:rsidRPr="00474B2F">
              <w:t>0.076 m</w:t>
            </w:r>
          </w:p>
        </w:tc>
      </w:tr>
      <w:tr w:rsidR="0052159B" w:rsidRPr="00474B2F" w14:paraId="23B7E755" w14:textId="77777777" w:rsidTr="00474B2F">
        <w:tc>
          <w:tcPr>
            <w:tcW w:w="2619" w:type="dxa"/>
            <w:shd w:val="clear" w:color="auto" w:fill="auto"/>
            <w:vAlign w:val="center"/>
          </w:tcPr>
          <w:p w14:paraId="211FEA60" w14:textId="77777777" w:rsidR="0052159B" w:rsidRPr="00474B2F" w:rsidRDefault="0052159B" w:rsidP="00474B2F">
            <w:pPr>
              <w:pStyle w:val="MDPI42tablebody"/>
              <w:autoSpaceDE w:val="0"/>
              <w:autoSpaceDN w:val="0"/>
              <w:spacing w:line="240" w:lineRule="auto"/>
            </w:pPr>
            <w:r w:rsidRPr="00474B2F">
              <w:t>Active root diameter</w:t>
            </w:r>
          </w:p>
        </w:tc>
        <w:tc>
          <w:tcPr>
            <w:tcW w:w="2619" w:type="dxa"/>
            <w:shd w:val="clear" w:color="auto" w:fill="auto"/>
            <w:vAlign w:val="center"/>
          </w:tcPr>
          <w:p w14:paraId="606F2A55" w14:textId="77777777" w:rsidR="0052159B" w:rsidRPr="00474B2F" w:rsidRDefault="0052159B" w:rsidP="00474B2F">
            <w:pPr>
              <w:pStyle w:val="MDPI42tablebody"/>
              <w:autoSpaceDE w:val="0"/>
              <w:autoSpaceDN w:val="0"/>
              <w:spacing w:line="240" w:lineRule="auto"/>
            </w:pPr>
            <w:r w:rsidRPr="00474B2F">
              <w:t>0.065 m</w:t>
            </w:r>
          </w:p>
        </w:tc>
      </w:tr>
      <w:tr w:rsidR="0052159B" w:rsidRPr="00474B2F" w14:paraId="6CDD4EBB" w14:textId="77777777" w:rsidTr="00474B2F">
        <w:tc>
          <w:tcPr>
            <w:tcW w:w="2619" w:type="dxa"/>
            <w:tcBorders>
              <w:bottom w:val="single" w:sz="8" w:space="0" w:color="auto"/>
            </w:tcBorders>
            <w:shd w:val="clear" w:color="auto" w:fill="auto"/>
            <w:vAlign w:val="center"/>
          </w:tcPr>
          <w:p w14:paraId="6132634C" w14:textId="77777777" w:rsidR="0052159B" w:rsidRPr="00474B2F" w:rsidRDefault="0052159B" w:rsidP="00474B2F">
            <w:pPr>
              <w:pStyle w:val="MDPI42tablebody"/>
              <w:autoSpaceDE w:val="0"/>
              <w:autoSpaceDN w:val="0"/>
              <w:spacing w:line="240" w:lineRule="auto"/>
            </w:pPr>
            <w:r w:rsidRPr="00474B2F">
              <w:t>Width</w:t>
            </w:r>
          </w:p>
        </w:tc>
        <w:tc>
          <w:tcPr>
            <w:tcW w:w="2619" w:type="dxa"/>
            <w:tcBorders>
              <w:bottom w:val="single" w:sz="8" w:space="0" w:color="auto"/>
            </w:tcBorders>
            <w:shd w:val="clear" w:color="auto" w:fill="auto"/>
            <w:vAlign w:val="center"/>
          </w:tcPr>
          <w:p w14:paraId="65183605" w14:textId="77777777" w:rsidR="0052159B" w:rsidRPr="00474B2F" w:rsidRDefault="0052159B" w:rsidP="00474B2F">
            <w:pPr>
              <w:pStyle w:val="MDPI42tablebody"/>
              <w:autoSpaceDE w:val="0"/>
              <w:autoSpaceDN w:val="0"/>
              <w:spacing w:line="240" w:lineRule="auto"/>
            </w:pPr>
            <w:r w:rsidRPr="00474B2F">
              <w:t>0.035 m</w:t>
            </w:r>
          </w:p>
        </w:tc>
      </w:tr>
    </w:tbl>
    <w:p w14:paraId="1CABAE42" w14:textId="04216C24" w:rsidR="0052159B" w:rsidRDefault="00474B2F" w:rsidP="00474B2F">
      <w:pPr>
        <w:pStyle w:val="MDPI41tablecaption"/>
        <w:jc w:val="left"/>
        <w:rPr>
          <w:lang w:val="en-GB"/>
        </w:rPr>
      </w:pPr>
      <w:r w:rsidRPr="00474B2F">
        <w:rPr>
          <w:b/>
          <w:lang w:val="en-GB"/>
        </w:rPr>
        <w:t xml:space="preserve">Table 4. </w:t>
      </w:r>
      <w:r w:rsidR="0052159B">
        <w:t>Gear Geometry</w:t>
      </w:r>
      <w:r>
        <w:t>.</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3928"/>
        <w:gridCol w:w="3929"/>
      </w:tblGrid>
      <w:tr w:rsidR="0052159B" w:rsidRPr="00474B2F" w14:paraId="3A923747" w14:textId="77777777" w:rsidTr="00474B2F">
        <w:tc>
          <w:tcPr>
            <w:tcW w:w="2619" w:type="dxa"/>
            <w:tcBorders>
              <w:top w:val="single" w:sz="8" w:space="0" w:color="auto"/>
              <w:bottom w:val="single" w:sz="4" w:space="0" w:color="auto"/>
            </w:tcBorders>
            <w:shd w:val="clear" w:color="auto" w:fill="auto"/>
            <w:vAlign w:val="center"/>
          </w:tcPr>
          <w:p w14:paraId="0148D015" w14:textId="77777777" w:rsidR="0052159B" w:rsidRPr="00474B2F" w:rsidRDefault="0052159B" w:rsidP="00474B2F">
            <w:pPr>
              <w:pStyle w:val="MDPI42tablebody"/>
              <w:autoSpaceDE w:val="0"/>
              <w:autoSpaceDN w:val="0"/>
              <w:spacing w:line="240" w:lineRule="auto"/>
              <w:rPr>
                <w:b/>
                <w:snapToGrid/>
              </w:rPr>
            </w:pPr>
            <w:r w:rsidRPr="00474B2F">
              <w:rPr>
                <w:b/>
                <w:snapToGrid/>
              </w:rPr>
              <w:t>Parameter</w:t>
            </w:r>
          </w:p>
        </w:tc>
        <w:tc>
          <w:tcPr>
            <w:tcW w:w="2619" w:type="dxa"/>
            <w:tcBorders>
              <w:top w:val="single" w:sz="8" w:space="0" w:color="auto"/>
              <w:bottom w:val="single" w:sz="4" w:space="0" w:color="auto"/>
            </w:tcBorders>
            <w:shd w:val="clear" w:color="auto" w:fill="auto"/>
            <w:vAlign w:val="center"/>
          </w:tcPr>
          <w:p w14:paraId="616353C9" w14:textId="77777777" w:rsidR="0052159B" w:rsidRPr="00474B2F" w:rsidRDefault="0052159B" w:rsidP="00474B2F">
            <w:pPr>
              <w:pStyle w:val="MDPI42tablebody"/>
              <w:autoSpaceDE w:val="0"/>
              <w:autoSpaceDN w:val="0"/>
              <w:spacing w:line="240" w:lineRule="auto"/>
              <w:rPr>
                <w:b/>
                <w:snapToGrid/>
              </w:rPr>
            </w:pPr>
            <w:r w:rsidRPr="00474B2F">
              <w:rPr>
                <w:b/>
                <w:snapToGrid/>
              </w:rPr>
              <w:t>Value</w:t>
            </w:r>
          </w:p>
        </w:tc>
      </w:tr>
      <w:tr w:rsidR="0052159B" w:rsidRPr="00474B2F" w14:paraId="1C20207B" w14:textId="77777777" w:rsidTr="00474B2F">
        <w:tc>
          <w:tcPr>
            <w:tcW w:w="2619" w:type="dxa"/>
            <w:shd w:val="clear" w:color="auto" w:fill="auto"/>
            <w:vAlign w:val="center"/>
          </w:tcPr>
          <w:p w14:paraId="165F5FAF" w14:textId="77777777" w:rsidR="0052159B" w:rsidRPr="00474B2F" w:rsidRDefault="0052159B" w:rsidP="00474B2F">
            <w:pPr>
              <w:pStyle w:val="MDPI42tablebody"/>
              <w:autoSpaceDE w:val="0"/>
              <w:autoSpaceDN w:val="0"/>
              <w:spacing w:line="240" w:lineRule="auto"/>
            </w:pPr>
            <w:r w:rsidRPr="00474B2F">
              <w:t>Number of teeth</w:t>
            </w:r>
          </w:p>
        </w:tc>
        <w:tc>
          <w:tcPr>
            <w:tcW w:w="2619" w:type="dxa"/>
            <w:shd w:val="clear" w:color="auto" w:fill="auto"/>
            <w:vAlign w:val="center"/>
          </w:tcPr>
          <w:p w14:paraId="63E67B96" w14:textId="77777777" w:rsidR="0052159B" w:rsidRPr="00474B2F" w:rsidRDefault="0052159B" w:rsidP="00474B2F">
            <w:pPr>
              <w:pStyle w:val="MDPI42tablebody"/>
              <w:autoSpaceDE w:val="0"/>
              <w:autoSpaceDN w:val="0"/>
              <w:spacing w:line="240" w:lineRule="auto"/>
            </w:pPr>
            <w:r w:rsidRPr="00474B2F">
              <w:t>51</w:t>
            </w:r>
          </w:p>
        </w:tc>
      </w:tr>
      <w:tr w:rsidR="0052159B" w:rsidRPr="00474B2F" w14:paraId="236C9323" w14:textId="77777777" w:rsidTr="00474B2F">
        <w:tc>
          <w:tcPr>
            <w:tcW w:w="2619" w:type="dxa"/>
            <w:shd w:val="clear" w:color="auto" w:fill="auto"/>
            <w:vAlign w:val="center"/>
          </w:tcPr>
          <w:p w14:paraId="178AD33F" w14:textId="77777777" w:rsidR="0052159B" w:rsidRPr="00474B2F" w:rsidRDefault="0052159B" w:rsidP="00474B2F">
            <w:pPr>
              <w:pStyle w:val="MDPI42tablebody"/>
              <w:autoSpaceDE w:val="0"/>
              <w:autoSpaceDN w:val="0"/>
              <w:spacing w:line="240" w:lineRule="auto"/>
            </w:pPr>
            <w:r w:rsidRPr="00474B2F">
              <w:t>Normal module</w:t>
            </w:r>
          </w:p>
        </w:tc>
        <w:tc>
          <w:tcPr>
            <w:tcW w:w="2619" w:type="dxa"/>
            <w:shd w:val="clear" w:color="auto" w:fill="auto"/>
            <w:vAlign w:val="center"/>
          </w:tcPr>
          <w:p w14:paraId="43D6D315" w14:textId="77777777" w:rsidR="0052159B" w:rsidRPr="00474B2F" w:rsidRDefault="0052159B" w:rsidP="00474B2F">
            <w:pPr>
              <w:pStyle w:val="MDPI42tablebody"/>
              <w:autoSpaceDE w:val="0"/>
              <w:autoSpaceDN w:val="0"/>
              <w:spacing w:line="240" w:lineRule="auto"/>
            </w:pPr>
            <w:r w:rsidRPr="00474B2F">
              <w:t>0.004 m</w:t>
            </w:r>
          </w:p>
        </w:tc>
      </w:tr>
      <w:tr w:rsidR="0052159B" w:rsidRPr="00474B2F" w14:paraId="6B5967A1" w14:textId="77777777" w:rsidTr="00474B2F">
        <w:tc>
          <w:tcPr>
            <w:tcW w:w="2619" w:type="dxa"/>
            <w:shd w:val="clear" w:color="auto" w:fill="auto"/>
            <w:vAlign w:val="center"/>
          </w:tcPr>
          <w:p w14:paraId="17557CA2" w14:textId="77777777" w:rsidR="0052159B" w:rsidRPr="00474B2F" w:rsidRDefault="0052159B" w:rsidP="00474B2F">
            <w:pPr>
              <w:pStyle w:val="MDPI42tablebody"/>
              <w:autoSpaceDE w:val="0"/>
              <w:autoSpaceDN w:val="0"/>
              <w:spacing w:line="240" w:lineRule="auto"/>
            </w:pPr>
            <w:r w:rsidRPr="00474B2F">
              <w:t>Normal pressure angle</w:t>
            </w:r>
          </w:p>
        </w:tc>
        <w:tc>
          <w:tcPr>
            <w:tcW w:w="2619" w:type="dxa"/>
            <w:shd w:val="clear" w:color="auto" w:fill="auto"/>
            <w:vAlign w:val="center"/>
          </w:tcPr>
          <w:p w14:paraId="459B214D" w14:textId="77777777" w:rsidR="0052159B" w:rsidRPr="008647EC" w:rsidRDefault="0052159B" w:rsidP="00474B2F">
            <w:pPr>
              <w:pStyle w:val="MDPI42tablebody"/>
              <w:autoSpaceDE w:val="0"/>
              <w:autoSpaceDN w:val="0"/>
              <w:spacing w:line="240" w:lineRule="auto"/>
              <w:rPr>
                <w:highlight w:val="yellow"/>
              </w:rPr>
            </w:pPr>
            <w:r w:rsidRPr="008647EC">
              <w:rPr>
                <w:highlight w:val="yellow"/>
              </w:rPr>
              <w:t>20</w:t>
            </w:r>
            <w:del w:id="85" w:author="Harry Questa" w:date="2023-01-09T19:08:00Z">
              <w:r w:rsidRPr="008647EC" w:rsidDel="00602502">
                <w:rPr>
                  <w:highlight w:val="yellow"/>
                </w:rPr>
                <w:delText xml:space="preserve"> </w:delText>
              </w:r>
            </w:del>
            <w:r w:rsidRPr="008647EC">
              <w:rPr>
                <w:highlight w:val="yellow"/>
              </w:rPr>
              <w:t>˚</w:t>
            </w:r>
          </w:p>
        </w:tc>
      </w:tr>
      <w:tr w:rsidR="0052159B" w:rsidRPr="00474B2F" w14:paraId="7A2201FB" w14:textId="77777777" w:rsidTr="00474B2F">
        <w:tc>
          <w:tcPr>
            <w:tcW w:w="2619" w:type="dxa"/>
            <w:shd w:val="clear" w:color="auto" w:fill="auto"/>
            <w:vAlign w:val="center"/>
          </w:tcPr>
          <w:p w14:paraId="5FE97177" w14:textId="77777777" w:rsidR="0052159B" w:rsidRPr="00474B2F" w:rsidRDefault="0052159B" w:rsidP="00474B2F">
            <w:pPr>
              <w:pStyle w:val="MDPI42tablebody"/>
              <w:autoSpaceDE w:val="0"/>
              <w:autoSpaceDN w:val="0"/>
              <w:spacing w:line="240" w:lineRule="auto"/>
            </w:pPr>
            <w:r w:rsidRPr="00474B2F">
              <w:t>Helix angle at pitch circle</w:t>
            </w:r>
          </w:p>
        </w:tc>
        <w:tc>
          <w:tcPr>
            <w:tcW w:w="2619" w:type="dxa"/>
            <w:shd w:val="clear" w:color="auto" w:fill="auto"/>
            <w:vAlign w:val="center"/>
          </w:tcPr>
          <w:p w14:paraId="19B2C450" w14:textId="77777777" w:rsidR="0052159B" w:rsidRPr="008647EC" w:rsidRDefault="0052159B" w:rsidP="00474B2F">
            <w:pPr>
              <w:pStyle w:val="MDPI42tablebody"/>
              <w:autoSpaceDE w:val="0"/>
              <w:autoSpaceDN w:val="0"/>
              <w:spacing w:line="240" w:lineRule="auto"/>
              <w:rPr>
                <w:highlight w:val="yellow"/>
              </w:rPr>
            </w:pPr>
            <w:r w:rsidRPr="008647EC">
              <w:rPr>
                <w:highlight w:val="yellow"/>
              </w:rPr>
              <w:t>0</w:t>
            </w:r>
            <w:del w:id="86" w:author="Harry Questa" w:date="2023-01-09T19:08:00Z">
              <w:r w:rsidRPr="008647EC" w:rsidDel="00602502">
                <w:rPr>
                  <w:highlight w:val="yellow"/>
                </w:rPr>
                <w:delText xml:space="preserve"> </w:delText>
              </w:r>
            </w:del>
            <w:r w:rsidRPr="008647EC">
              <w:rPr>
                <w:highlight w:val="yellow"/>
              </w:rPr>
              <w:t>˚</w:t>
            </w:r>
          </w:p>
        </w:tc>
      </w:tr>
      <w:tr w:rsidR="0052159B" w:rsidRPr="00474B2F" w14:paraId="194A81DB" w14:textId="77777777" w:rsidTr="00474B2F">
        <w:tc>
          <w:tcPr>
            <w:tcW w:w="2619" w:type="dxa"/>
            <w:shd w:val="clear" w:color="auto" w:fill="auto"/>
            <w:vAlign w:val="center"/>
          </w:tcPr>
          <w:p w14:paraId="05B300FC" w14:textId="77777777" w:rsidR="0052159B" w:rsidRPr="00474B2F" w:rsidRDefault="0052159B" w:rsidP="00474B2F">
            <w:pPr>
              <w:pStyle w:val="MDPI42tablebody"/>
              <w:autoSpaceDE w:val="0"/>
              <w:autoSpaceDN w:val="0"/>
              <w:spacing w:line="240" w:lineRule="auto"/>
            </w:pPr>
            <w:r w:rsidRPr="00474B2F">
              <w:t>Active tip diameter</w:t>
            </w:r>
          </w:p>
        </w:tc>
        <w:tc>
          <w:tcPr>
            <w:tcW w:w="2619" w:type="dxa"/>
            <w:shd w:val="clear" w:color="auto" w:fill="auto"/>
            <w:vAlign w:val="center"/>
          </w:tcPr>
          <w:p w14:paraId="3F396E55" w14:textId="0CB60E64" w:rsidR="0052159B" w:rsidRPr="00474B2F" w:rsidRDefault="0052159B" w:rsidP="00474B2F">
            <w:pPr>
              <w:pStyle w:val="MDPI42tablebody"/>
              <w:autoSpaceDE w:val="0"/>
              <w:autoSpaceDN w:val="0"/>
              <w:spacing w:line="240" w:lineRule="auto"/>
            </w:pPr>
            <w:r w:rsidRPr="00474B2F">
              <w:t>0.21</w:t>
            </w:r>
            <w:r w:rsidR="00BA3F3D" w:rsidRPr="00474B2F">
              <w:t>2</w:t>
            </w:r>
            <w:r w:rsidR="00BA3F3D">
              <w:t xml:space="preserve"> </w:t>
            </w:r>
            <w:r w:rsidR="00BA3F3D" w:rsidRPr="00474B2F">
              <w:t>m</w:t>
            </w:r>
          </w:p>
        </w:tc>
      </w:tr>
      <w:tr w:rsidR="0052159B" w:rsidRPr="00474B2F" w14:paraId="50004DCB" w14:textId="77777777" w:rsidTr="00474B2F">
        <w:tc>
          <w:tcPr>
            <w:tcW w:w="2619" w:type="dxa"/>
            <w:shd w:val="clear" w:color="auto" w:fill="auto"/>
            <w:vAlign w:val="center"/>
          </w:tcPr>
          <w:p w14:paraId="5A647344" w14:textId="77777777" w:rsidR="0052159B" w:rsidRPr="00474B2F" w:rsidRDefault="0052159B" w:rsidP="00474B2F">
            <w:pPr>
              <w:pStyle w:val="MDPI42tablebody"/>
              <w:autoSpaceDE w:val="0"/>
              <w:autoSpaceDN w:val="0"/>
              <w:spacing w:line="240" w:lineRule="auto"/>
            </w:pPr>
            <w:r w:rsidRPr="00474B2F">
              <w:t>Active root diameter</w:t>
            </w:r>
          </w:p>
        </w:tc>
        <w:tc>
          <w:tcPr>
            <w:tcW w:w="2619" w:type="dxa"/>
            <w:shd w:val="clear" w:color="auto" w:fill="auto"/>
            <w:vAlign w:val="center"/>
          </w:tcPr>
          <w:p w14:paraId="5AA6E732" w14:textId="77777777" w:rsidR="0052159B" w:rsidRPr="00474B2F" w:rsidRDefault="0052159B" w:rsidP="00474B2F">
            <w:pPr>
              <w:pStyle w:val="MDPI42tablebody"/>
              <w:autoSpaceDE w:val="0"/>
              <w:autoSpaceDN w:val="0"/>
              <w:spacing w:line="240" w:lineRule="auto"/>
            </w:pPr>
            <w:r w:rsidRPr="00474B2F">
              <w:t>0.202 m</w:t>
            </w:r>
          </w:p>
        </w:tc>
      </w:tr>
      <w:tr w:rsidR="0052159B" w:rsidRPr="00474B2F" w14:paraId="3B476FD2" w14:textId="77777777" w:rsidTr="00474B2F">
        <w:tc>
          <w:tcPr>
            <w:tcW w:w="2619" w:type="dxa"/>
            <w:tcBorders>
              <w:bottom w:val="single" w:sz="8" w:space="0" w:color="auto"/>
            </w:tcBorders>
            <w:shd w:val="clear" w:color="auto" w:fill="auto"/>
            <w:vAlign w:val="center"/>
          </w:tcPr>
          <w:p w14:paraId="36B53C6A" w14:textId="77777777" w:rsidR="0052159B" w:rsidRPr="00474B2F" w:rsidRDefault="0052159B" w:rsidP="00474B2F">
            <w:pPr>
              <w:pStyle w:val="MDPI42tablebody"/>
              <w:autoSpaceDE w:val="0"/>
              <w:autoSpaceDN w:val="0"/>
              <w:spacing w:line="240" w:lineRule="auto"/>
            </w:pPr>
            <w:r w:rsidRPr="00474B2F">
              <w:t>Width</w:t>
            </w:r>
          </w:p>
        </w:tc>
        <w:tc>
          <w:tcPr>
            <w:tcW w:w="2619" w:type="dxa"/>
            <w:tcBorders>
              <w:bottom w:val="single" w:sz="8" w:space="0" w:color="auto"/>
            </w:tcBorders>
            <w:shd w:val="clear" w:color="auto" w:fill="auto"/>
            <w:vAlign w:val="center"/>
          </w:tcPr>
          <w:p w14:paraId="61DB75EA" w14:textId="77777777" w:rsidR="0052159B" w:rsidRPr="00474B2F" w:rsidRDefault="0052159B" w:rsidP="00474B2F">
            <w:pPr>
              <w:pStyle w:val="MDPI42tablebody"/>
              <w:autoSpaceDE w:val="0"/>
              <w:autoSpaceDN w:val="0"/>
              <w:spacing w:line="240" w:lineRule="auto"/>
            </w:pPr>
            <w:r w:rsidRPr="00474B2F">
              <w:t>0.030 m</w:t>
            </w:r>
          </w:p>
        </w:tc>
      </w:tr>
    </w:tbl>
    <w:p w14:paraId="24025B76" w14:textId="5D51333B" w:rsidR="0052159B" w:rsidRPr="001F31D1" w:rsidRDefault="00E14F70" w:rsidP="00E14F70">
      <w:pPr>
        <w:pStyle w:val="MDPI21heading1"/>
      </w:pPr>
      <w:r>
        <w:t xml:space="preserve">3. </w:t>
      </w:r>
      <w:r w:rsidR="0052159B" w:rsidRPr="001F31D1">
        <w:t>Results</w:t>
      </w:r>
      <w:r w:rsidR="0052159B">
        <w:t xml:space="preserve"> and Discussion</w:t>
      </w:r>
    </w:p>
    <w:p w14:paraId="097B7997" w14:textId="51355A5F" w:rsidR="0052159B" w:rsidRPr="00853865" w:rsidRDefault="0052159B" w:rsidP="00474B2F">
      <w:pPr>
        <w:pStyle w:val="MDPI31text"/>
        <w:rPr>
          <w:lang w:val="en-GB"/>
        </w:rPr>
      </w:pPr>
      <w:r w:rsidRPr="00853865">
        <w:rPr>
          <w:lang w:val="en-GB"/>
        </w:rPr>
        <w:t>A quasi-dynamic speed sweep has been performed from 1000</w:t>
      </w:r>
      <w:r w:rsidR="00A8075B" w:rsidRPr="00A8075B">
        <w:rPr>
          <w:lang w:val="en-GB"/>
        </w:rPr>
        <w:t xml:space="preserve"> </w:t>
      </w:r>
      <w:r w:rsidRPr="00853865">
        <w:rPr>
          <w:lang w:val="en-GB"/>
        </w:rPr>
        <w:t>to</w:t>
      </w:r>
      <w:r w:rsidR="00A8075B" w:rsidRPr="00A8075B">
        <w:rPr>
          <w:lang w:val="en-GB"/>
        </w:rPr>
        <w:t xml:space="preserve"> </w:t>
      </w:r>
      <w:r w:rsidRPr="00853865">
        <w:rPr>
          <w:lang w:val="en-GB"/>
        </w:rPr>
        <w:t>21</w:t>
      </w:r>
      <w:r w:rsidR="00AD1841">
        <w:rPr>
          <w:lang w:val="en-GB"/>
        </w:rPr>
        <w:t>,</w:t>
      </w:r>
      <w:r w:rsidRPr="00853865">
        <w:rPr>
          <w:lang w:val="en-GB"/>
        </w:rPr>
        <w:t>000</w:t>
      </w:r>
      <w:r w:rsidR="00A8075B" w:rsidRPr="00A8075B">
        <w:rPr>
          <w:lang w:val="en-GB"/>
        </w:rPr>
        <w:t xml:space="preserve"> </w:t>
      </w:r>
      <w:r w:rsidRPr="00853865">
        <w:rPr>
          <w:lang w:val="en-GB"/>
        </w:rPr>
        <w:t xml:space="preserve">rpm. </w:t>
      </w:r>
      <w:r w:rsidR="00C42A4F">
        <w:rPr>
          <w:lang w:val="en-GB"/>
        </w:rPr>
        <w:t>The s</w:t>
      </w:r>
      <w:r w:rsidRPr="00853865">
        <w:rPr>
          <w:lang w:val="en-GB"/>
        </w:rPr>
        <w:t>imulations are performed every 1000</w:t>
      </w:r>
      <w:r w:rsidR="00A8075B" w:rsidRPr="00A8075B">
        <w:rPr>
          <w:lang w:val="en-GB"/>
        </w:rPr>
        <w:t xml:space="preserve"> </w:t>
      </w:r>
      <w:r w:rsidRPr="00853865">
        <w:rPr>
          <w:lang w:val="en-GB"/>
        </w:rPr>
        <w:t>rpm, refined to 250</w:t>
      </w:r>
      <w:r w:rsidR="00A8075B" w:rsidRPr="00A8075B">
        <w:rPr>
          <w:lang w:val="en-GB"/>
        </w:rPr>
        <w:t xml:space="preserve"> </w:t>
      </w:r>
      <w:r w:rsidRPr="00853865">
        <w:rPr>
          <w:lang w:val="en-GB"/>
        </w:rPr>
        <w:t>rpm intervals throughout a period of</w:t>
      </w:r>
      <w:r>
        <w:rPr>
          <w:lang w:val="en-GB"/>
        </w:rPr>
        <w:t xml:space="preserve"> system</w:t>
      </w:r>
      <w:r w:rsidRPr="00853865">
        <w:rPr>
          <w:lang w:val="en-GB"/>
        </w:rPr>
        <w:t xml:space="preserve"> resonance between 12</w:t>
      </w:r>
      <w:r w:rsidR="00AD1841">
        <w:rPr>
          <w:lang w:val="en-GB"/>
        </w:rPr>
        <w:t>,</w:t>
      </w:r>
      <w:r w:rsidRPr="00853865">
        <w:rPr>
          <w:lang w:val="en-GB"/>
        </w:rPr>
        <w:t>000</w:t>
      </w:r>
      <w:r w:rsidR="00A8075B" w:rsidRPr="00A8075B">
        <w:rPr>
          <w:lang w:val="en-GB"/>
        </w:rPr>
        <w:t xml:space="preserve"> </w:t>
      </w:r>
      <w:r w:rsidRPr="00853865">
        <w:rPr>
          <w:lang w:val="en-GB"/>
        </w:rPr>
        <w:t>rpm and 14</w:t>
      </w:r>
      <w:r w:rsidR="00AD1841">
        <w:rPr>
          <w:lang w:val="en-GB"/>
        </w:rPr>
        <w:t>,</w:t>
      </w:r>
      <w:r w:rsidRPr="00853865">
        <w:rPr>
          <w:lang w:val="en-GB"/>
        </w:rPr>
        <w:t>000</w:t>
      </w:r>
      <w:r w:rsidR="00A8075B" w:rsidRPr="00A8075B">
        <w:rPr>
          <w:lang w:val="en-GB"/>
        </w:rPr>
        <w:t xml:space="preserve"> </w:t>
      </w:r>
      <w:r w:rsidRPr="00853865">
        <w:rPr>
          <w:lang w:val="en-GB"/>
        </w:rPr>
        <w:t xml:space="preserve">rpm. </w:t>
      </w:r>
      <w:r w:rsidR="00C42A4F">
        <w:rPr>
          <w:lang w:val="en-GB"/>
        </w:rPr>
        <w:t>The o</w:t>
      </w:r>
      <w:r w:rsidRPr="00853865">
        <w:rPr>
          <w:lang w:val="en-GB"/>
        </w:rPr>
        <w:t xml:space="preserve">perating envelopes </w:t>
      </w:r>
      <w:r>
        <w:rPr>
          <w:lang w:val="en-GB"/>
        </w:rPr>
        <w:t>a</w:t>
      </w:r>
      <w:r w:rsidRPr="00853865">
        <w:rPr>
          <w:lang w:val="en-GB"/>
        </w:rPr>
        <w:t xml:space="preserve">re generated by plotting the maximum and minimum values from the steady-state signals at each speed interval. </w:t>
      </w:r>
      <w:r w:rsidR="00C42A4F">
        <w:rPr>
          <w:lang w:val="en-GB"/>
        </w:rPr>
        <w:t xml:space="preserve">The </w:t>
      </w:r>
      <w:r w:rsidR="00E55559">
        <w:rPr>
          <w:lang w:val="en-GB"/>
        </w:rPr>
        <w:t>c</w:t>
      </w:r>
      <w:r w:rsidRPr="00853865">
        <w:rPr>
          <w:lang w:val="en-GB"/>
        </w:rPr>
        <w:t xml:space="preserve">onjunction level results are obtained from an individual roller and its contact with the inner raceway. </w:t>
      </w:r>
      <w:r w:rsidR="00E55559">
        <w:rPr>
          <w:lang w:val="en-GB"/>
        </w:rPr>
        <w:t>The c</w:t>
      </w:r>
      <w:r w:rsidRPr="00853865">
        <w:rPr>
          <w:lang w:val="en-GB"/>
        </w:rPr>
        <w:t xml:space="preserve">omponent and system level results are taken from the geometric centre of the inner bearing race, corresponding to the bearing seat on the shaft. The following figures represent results in the </w:t>
      </w:r>
      <m:oMath>
        <m:r>
          <w:rPr>
            <w:rFonts w:ascii="Cambria Math" w:hAnsi="Cambria Math"/>
            <w:lang w:val="en-GB"/>
          </w:rPr>
          <m:t>y</m:t>
        </m:r>
      </m:oMath>
      <w:r>
        <w:rPr>
          <w:lang w:val="en-GB"/>
        </w:rPr>
        <w:t>-</w:t>
      </w:r>
      <w:r w:rsidRPr="00853865">
        <w:rPr>
          <w:lang w:val="en-GB"/>
        </w:rPr>
        <w:t xml:space="preserve">direction, the largest component of excitation due to the tangential force from </w:t>
      </w:r>
      <w:r w:rsidR="00E55559">
        <w:rPr>
          <w:lang w:val="en-GB"/>
        </w:rPr>
        <w:t xml:space="preserve">the </w:t>
      </w:r>
      <w:r w:rsidRPr="00853865">
        <w:rPr>
          <w:lang w:val="en-GB"/>
        </w:rPr>
        <w:t>gear meshing.</w:t>
      </w:r>
    </w:p>
    <w:p w14:paraId="6C75A89F" w14:textId="45F271B6" w:rsidR="0052159B" w:rsidRDefault="00991DB9" w:rsidP="00474B2F">
      <w:pPr>
        <w:pStyle w:val="MDPI31text"/>
        <w:rPr>
          <w:lang w:val="en-GB"/>
        </w:rPr>
      </w:pPr>
      <w:r>
        <w:rPr>
          <w:lang w:val="en-GB"/>
        </w:rPr>
        <w:lastRenderedPageBreak/>
        <w:t>The c</w:t>
      </w:r>
      <w:r w:rsidR="0052159B" w:rsidRPr="006543E3">
        <w:rPr>
          <w:lang w:val="en-GB"/>
        </w:rPr>
        <w:t>ontact level results (</w:t>
      </w:r>
      <w:r w:rsidR="0052159B" w:rsidRPr="00142B1C">
        <w:rPr>
          <w:lang w:val="en-GB"/>
        </w:rPr>
        <w:t>Figure 7</w:t>
      </w:r>
      <w:r w:rsidR="0052159B" w:rsidRPr="006543E3">
        <w:rPr>
          <w:lang w:val="en-GB"/>
        </w:rPr>
        <w:t xml:space="preserve">) show a difference in </w:t>
      </w:r>
      <w:r w:rsidR="004C3A76">
        <w:rPr>
          <w:lang w:val="en-GB"/>
        </w:rPr>
        <w:t xml:space="preserve">the </w:t>
      </w:r>
      <w:r w:rsidR="0052159B" w:rsidRPr="006543E3">
        <w:rPr>
          <w:lang w:val="en-GB"/>
        </w:rPr>
        <w:t xml:space="preserve">contact stiffness between the dry and lubricated models. The dry model follows the torque profile of the motor, with stiffness decreasing as the contact forces reduce. The period of resonance leads to </w:t>
      </w:r>
      <w:r w:rsidR="00E1307C">
        <w:rPr>
          <w:lang w:val="en-GB"/>
        </w:rPr>
        <w:t xml:space="preserve">the </w:t>
      </w:r>
      <w:r w:rsidR="0052159B" w:rsidRPr="006543E3">
        <w:rPr>
          <w:lang w:val="en-GB"/>
        </w:rPr>
        <w:t xml:space="preserve">larger amplitude excitation of the shaft, resulting in an increase in </w:t>
      </w:r>
      <w:r w:rsidR="00E1307C">
        <w:rPr>
          <w:lang w:val="en-GB"/>
        </w:rPr>
        <w:t xml:space="preserve">the </w:t>
      </w:r>
      <w:r w:rsidR="0052159B" w:rsidRPr="006543E3">
        <w:rPr>
          <w:lang w:val="en-GB"/>
        </w:rPr>
        <w:t>contact stiffness due to the force</w:t>
      </w:r>
      <w:r w:rsidR="00E1307C">
        <w:rPr>
          <w:lang w:val="en-GB"/>
        </w:rPr>
        <w:t>–</w:t>
      </w:r>
      <w:r w:rsidR="0052159B" w:rsidRPr="006543E3">
        <w:rPr>
          <w:lang w:val="en-GB"/>
        </w:rPr>
        <w:t xml:space="preserve">deflection non-linearity. The lubricated model, however, shows an increase in </w:t>
      </w:r>
      <w:r w:rsidR="004C3A76">
        <w:rPr>
          <w:lang w:val="en-GB"/>
        </w:rPr>
        <w:t xml:space="preserve">the </w:t>
      </w:r>
      <w:r w:rsidR="0052159B" w:rsidRPr="006543E3">
        <w:rPr>
          <w:lang w:val="en-GB"/>
        </w:rPr>
        <w:t xml:space="preserve">contact stiffness throughout the speed sweep. This is due to the higher levels of deformation at the contact as </w:t>
      </w:r>
      <w:r w:rsidR="00550960">
        <w:rPr>
          <w:lang w:val="en-GB"/>
        </w:rPr>
        <w:t xml:space="preserve">the </w:t>
      </w:r>
      <w:r w:rsidR="0052159B" w:rsidRPr="006543E3">
        <w:rPr>
          <w:lang w:val="en-GB"/>
        </w:rPr>
        <w:t xml:space="preserve">lubricant is entrained, which increases with </w:t>
      </w:r>
      <w:r w:rsidR="00550960">
        <w:rPr>
          <w:lang w:val="en-GB"/>
        </w:rPr>
        <w:t xml:space="preserve">the </w:t>
      </w:r>
      <w:r w:rsidR="0052159B" w:rsidRPr="006543E3">
        <w:rPr>
          <w:lang w:val="en-GB"/>
        </w:rPr>
        <w:t>shaft rotational velocity.</w:t>
      </w:r>
      <w:r w:rsidR="0052159B">
        <w:rPr>
          <w:lang w:val="en-GB"/>
        </w:rPr>
        <w:t xml:space="preserve"> </w:t>
      </w:r>
      <w:r w:rsidR="0052159B" w:rsidRPr="007B0C69">
        <w:rPr>
          <w:lang w:val="en-GB"/>
        </w:rPr>
        <w:t xml:space="preserve">This behaviour was experimentally observed by </w:t>
      </w:r>
      <w:proofErr w:type="spellStart"/>
      <w:r w:rsidR="0052159B" w:rsidRPr="007B0C69">
        <w:rPr>
          <w:lang w:val="en-GB"/>
        </w:rPr>
        <w:t>Dietl</w:t>
      </w:r>
      <w:proofErr w:type="spellEnd"/>
      <w:r w:rsidR="0052159B" w:rsidRPr="007B0C69">
        <w:rPr>
          <w:lang w:val="en-GB"/>
        </w:rPr>
        <w:t xml:space="preserve">, concluding that the oil-wedge between the rolling elements and raceways reduces the internal clearance of the bearing and increases its stiffness </w:t>
      </w:r>
      <w:r w:rsidR="0052159B" w:rsidRPr="007B0C69">
        <w:rPr>
          <w:noProof/>
          <w:lang w:val="en-GB"/>
        </w:rPr>
        <w:t>[17]</w:t>
      </w:r>
      <w:r w:rsidR="0052159B" w:rsidRPr="007B0C69">
        <w:rPr>
          <w:lang w:val="en-GB"/>
        </w:rPr>
        <w:t>.</w:t>
      </w:r>
      <w:r w:rsidR="0052159B" w:rsidRPr="006543E3">
        <w:rPr>
          <w:lang w:val="en-GB"/>
        </w:rPr>
        <w:t xml:space="preserve"> The contact stiffness in the lubricated bearing model under the same operating conditions is</w:t>
      </w:r>
      <w:r w:rsidR="0052159B">
        <w:rPr>
          <w:lang w:val="en-GB"/>
        </w:rPr>
        <w:t xml:space="preserve"> therefore</w:t>
      </w:r>
      <w:r w:rsidR="0052159B" w:rsidRPr="006543E3">
        <w:rPr>
          <w:lang w:val="en-GB"/>
        </w:rPr>
        <w:t xml:space="preserve"> 24.9</w:t>
      </w:r>
      <w:r w:rsidR="008A5AB4">
        <w:rPr>
          <w:lang w:val="en-GB"/>
        </w:rPr>
        <w:t>%</w:t>
      </w:r>
      <w:r w:rsidR="0052159B" w:rsidRPr="006543E3">
        <w:rPr>
          <w:lang w:val="en-GB"/>
        </w:rPr>
        <w:t xml:space="preserve"> greater at 21</w:t>
      </w:r>
      <w:r w:rsidR="00AD1841">
        <w:rPr>
          <w:lang w:val="en-GB"/>
        </w:rPr>
        <w:t>,</w:t>
      </w:r>
      <w:r w:rsidR="0052159B" w:rsidRPr="006543E3">
        <w:rPr>
          <w:lang w:val="en-GB"/>
        </w:rPr>
        <w:t>000</w:t>
      </w:r>
      <w:r w:rsidR="00A8075B" w:rsidRPr="00A8075B">
        <w:rPr>
          <w:lang w:val="en-GB"/>
        </w:rPr>
        <w:t xml:space="preserve"> </w:t>
      </w:r>
      <w:r w:rsidR="0052159B" w:rsidRPr="006543E3">
        <w:rPr>
          <w:lang w:val="en-GB"/>
        </w:rPr>
        <w:t>rpm.</w:t>
      </w:r>
    </w:p>
    <w:p w14:paraId="19A6DF35" w14:textId="77777777" w:rsidR="00A076EF" w:rsidRDefault="00A076EF" w:rsidP="00A076EF">
      <w:pPr>
        <w:pStyle w:val="MDPI52figure"/>
      </w:pPr>
      <w:r>
        <w:rPr>
          <w:noProof/>
        </w:rPr>
        <w:drawing>
          <wp:inline distT="0" distB="0" distL="0" distR="0" wp14:anchorId="3B9F9A57" wp14:editId="1EF892D2">
            <wp:extent cx="5645802" cy="262882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45802" cy="2628827"/>
                    </a:xfrm>
                    <a:prstGeom prst="rect">
                      <a:avLst/>
                    </a:prstGeom>
                  </pic:spPr>
                </pic:pic>
              </a:graphicData>
            </a:graphic>
          </wp:inline>
        </w:drawing>
      </w:r>
    </w:p>
    <w:p w14:paraId="31CDB4D8" w14:textId="02675C8C" w:rsidR="00A076EF" w:rsidRPr="001C367D" w:rsidRDefault="00A076EF" w:rsidP="00A076EF">
      <w:pPr>
        <w:pStyle w:val="MDPI51figurecaption"/>
        <w:jc w:val="left"/>
      </w:pPr>
      <w:r w:rsidRPr="00474B2F">
        <w:rPr>
          <w:b/>
        </w:rPr>
        <w:t xml:space="preserve">Figure 7. </w:t>
      </w:r>
      <w:commentRangeStart w:id="87"/>
      <w:commentRangeStart w:id="88"/>
      <w:r w:rsidRPr="00796D0F">
        <w:rPr>
          <w:highlight w:val="yellow"/>
        </w:rPr>
        <w:t xml:space="preserve">Rolling </w:t>
      </w:r>
      <w:commentRangeEnd w:id="87"/>
      <w:r w:rsidR="00796D0F">
        <w:rPr>
          <w:rStyle w:val="CommentReference"/>
          <w:rFonts w:eastAsia="SimSun"/>
          <w:noProof/>
          <w:lang w:eastAsia="zh-CN" w:bidi="ar-SA"/>
        </w:rPr>
        <w:commentReference w:id="87"/>
      </w:r>
      <w:commentRangeEnd w:id="88"/>
      <w:r w:rsidR="00952FDC">
        <w:rPr>
          <w:rStyle w:val="CommentReference"/>
          <w:rFonts w:eastAsia="SimSun"/>
          <w:noProof/>
          <w:lang w:eastAsia="zh-CN" w:bidi="ar-SA"/>
        </w:rPr>
        <w:commentReference w:id="88"/>
      </w:r>
      <w:r w:rsidRPr="001C367D">
        <w:t>Element Contact Stiffness</w:t>
      </w:r>
      <w:r w:rsidR="00796D0F">
        <w:t>—</w:t>
      </w:r>
      <w:r w:rsidRPr="00796D0F">
        <w:t>Dry</w:t>
      </w:r>
      <w:r w:rsidR="00E14F70" w:rsidRPr="00796D0F">
        <w:t xml:space="preserve"> vs. </w:t>
      </w:r>
      <w:r w:rsidRPr="00796D0F">
        <w:t>Lubricat</w:t>
      </w:r>
      <w:r w:rsidRPr="001C367D">
        <w:t>ed Maximum Values</w:t>
      </w:r>
      <w:r>
        <w:t>.</w:t>
      </w:r>
    </w:p>
    <w:p w14:paraId="4A9E0AC6" w14:textId="0101319B" w:rsidR="0052159B" w:rsidRDefault="001574C3" w:rsidP="00474B2F">
      <w:pPr>
        <w:pStyle w:val="MDPI31text"/>
        <w:rPr>
          <w:lang w:val="en-GB"/>
        </w:rPr>
      </w:pPr>
      <w:r>
        <w:rPr>
          <w:lang w:val="en-GB"/>
        </w:rPr>
        <w:t>The p</w:t>
      </w:r>
      <w:r w:rsidR="0052159B" w:rsidRPr="005C46D7">
        <w:rPr>
          <w:lang w:val="en-GB"/>
        </w:rPr>
        <w:t xml:space="preserve">eak contact force has been compared between both models. The percentage increase between the dry and lubricated models is shown in </w:t>
      </w:r>
      <w:r w:rsidR="0052159B" w:rsidRPr="00142B1C">
        <w:rPr>
          <w:lang w:val="en-GB"/>
        </w:rPr>
        <w:t>Figure 8</w:t>
      </w:r>
      <w:r w:rsidR="0052159B" w:rsidRPr="005C46D7">
        <w:rPr>
          <w:lang w:val="en-GB"/>
        </w:rPr>
        <w:t>. This more clearly shows the disparity between both models at the contact, with the largest difference being 9.6 times at maximum speed. During resonance, the inner race force reaches a peak of 1514</w:t>
      </w:r>
      <w:r w:rsidR="00A8075B" w:rsidRPr="00A8075B">
        <w:rPr>
          <w:lang w:val="en-GB"/>
        </w:rPr>
        <w:t xml:space="preserve"> </w:t>
      </w:r>
      <w:r w:rsidR="0052159B" w:rsidRPr="005C46D7">
        <w:rPr>
          <w:lang w:val="en-GB"/>
        </w:rPr>
        <w:t>N, resulting in surface deformation magnitudes of 0.92</w:t>
      </w:r>
      <w:r w:rsidR="00A8075B" w:rsidRPr="00A8075B">
        <w:rPr>
          <w:lang w:val="en-GB"/>
        </w:rPr>
        <w:t xml:space="preserve"> </w:t>
      </w:r>
      <w:r w:rsidR="0052159B" w:rsidRPr="005C46D7">
        <w:rPr>
          <w:lang w:val="en-GB"/>
        </w:rPr>
        <w:t>µm and 3.81</w:t>
      </w:r>
      <w:r w:rsidR="00A8075B" w:rsidRPr="00A8075B">
        <w:rPr>
          <w:lang w:val="en-GB"/>
        </w:rPr>
        <w:t xml:space="preserve"> </w:t>
      </w:r>
      <w:r w:rsidR="0052159B" w:rsidRPr="005C46D7">
        <w:rPr>
          <w:lang w:val="en-GB"/>
        </w:rPr>
        <w:t xml:space="preserve">µm at the dry and lubricated conjunctions, respectively. As noted in previous works </w:t>
      </w:r>
      <w:r w:rsidR="0052159B" w:rsidRPr="00BA64D9">
        <w:rPr>
          <w:noProof/>
          <w:lang w:val="en-GB"/>
        </w:rPr>
        <w:t>[15]</w:t>
      </w:r>
      <w:r w:rsidR="0052159B" w:rsidRPr="005C46D7">
        <w:rPr>
          <w:lang w:val="en-GB"/>
        </w:rPr>
        <w:t xml:space="preserve">, higher loads lead to a greater surface deformation to </w:t>
      </w:r>
      <w:r w:rsidR="00302704">
        <w:rPr>
          <w:lang w:val="en-GB"/>
        </w:rPr>
        <w:t xml:space="preserve">the </w:t>
      </w:r>
      <w:r w:rsidR="0052159B" w:rsidRPr="005C46D7">
        <w:rPr>
          <w:lang w:val="en-GB"/>
        </w:rPr>
        <w:t xml:space="preserve">film thickness ratio, causing the percentage difference between </w:t>
      </w:r>
      <w:r w:rsidR="00302704">
        <w:rPr>
          <w:lang w:val="en-GB"/>
        </w:rPr>
        <w:t xml:space="preserve">the </w:t>
      </w:r>
      <w:r w:rsidR="0052159B" w:rsidRPr="005C46D7">
        <w:rPr>
          <w:lang w:val="en-GB"/>
        </w:rPr>
        <w:t xml:space="preserve">dry and lubricated models to reduce. Once the loads reduce as </w:t>
      </w:r>
      <w:r w:rsidR="00302704">
        <w:rPr>
          <w:lang w:val="en-GB"/>
        </w:rPr>
        <w:t xml:space="preserve">the </w:t>
      </w:r>
      <w:r w:rsidR="0052159B" w:rsidRPr="005C46D7">
        <w:rPr>
          <w:lang w:val="en-GB"/>
        </w:rPr>
        <w:t>speed increases, the percentage increase continues to rise.</w:t>
      </w:r>
    </w:p>
    <w:p w14:paraId="35031526" w14:textId="77777777" w:rsidR="00A076EF" w:rsidRDefault="00A076EF" w:rsidP="00A076EF">
      <w:pPr>
        <w:pStyle w:val="MDPI52figure"/>
      </w:pPr>
      <w:r>
        <w:rPr>
          <w:noProof/>
        </w:rPr>
        <w:lastRenderedPageBreak/>
        <w:drawing>
          <wp:inline distT="0" distB="0" distL="0" distR="0" wp14:anchorId="3E5476F2" wp14:editId="07EBCF4A">
            <wp:extent cx="5798657" cy="2700000"/>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8657" cy="2700000"/>
                    </a:xfrm>
                    <a:prstGeom prst="rect">
                      <a:avLst/>
                    </a:prstGeom>
                  </pic:spPr>
                </pic:pic>
              </a:graphicData>
            </a:graphic>
          </wp:inline>
        </w:drawing>
      </w:r>
    </w:p>
    <w:p w14:paraId="524F1138" w14:textId="382D3F40" w:rsidR="00A076EF" w:rsidRDefault="00A076EF" w:rsidP="00A076EF">
      <w:pPr>
        <w:pStyle w:val="MDPI51figurecaption"/>
        <w:jc w:val="left"/>
      </w:pPr>
      <w:r w:rsidRPr="00474B2F">
        <w:rPr>
          <w:b/>
        </w:rPr>
        <w:t xml:space="preserve">Figure 8. </w:t>
      </w:r>
      <w:r w:rsidRPr="004F010A">
        <w:t>Rolling Element Contact Force</w:t>
      </w:r>
      <w:r w:rsidR="00796D0F">
        <w:t>—</w:t>
      </w:r>
      <w:commentRangeStart w:id="89"/>
      <w:commentRangeStart w:id="90"/>
      <w:r w:rsidRPr="00796D0F">
        <w:rPr>
          <w:highlight w:val="yellow"/>
        </w:rPr>
        <w:t>Dry</w:t>
      </w:r>
      <w:r w:rsidR="00E14F70" w:rsidRPr="00796D0F">
        <w:rPr>
          <w:highlight w:val="yellow"/>
        </w:rPr>
        <w:t xml:space="preserve"> vs. </w:t>
      </w:r>
      <w:r w:rsidRPr="00796D0F">
        <w:rPr>
          <w:highlight w:val="yellow"/>
        </w:rPr>
        <w:t xml:space="preserve">Lubricated </w:t>
      </w:r>
      <w:commentRangeEnd w:id="89"/>
      <w:r w:rsidR="00796D0F">
        <w:rPr>
          <w:rStyle w:val="CommentReference"/>
          <w:rFonts w:eastAsia="SimSun"/>
          <w:noProof/>
          <w:lang w:eastAsia="zh-CN" w:bidi="ar-SA"/>
        </w:rPr>
        <w:commentReference w:id="89"/>
      </w:r>
      <w:commentRangeEnd w:id="90"/>
      <w:r w:rsidR="00952FDC">
        <w:rPr>
          <w:rStyle w:val="CommentReference"/>
          <w:rFonts w:eastAsia="SimSun"/>
          <w:noProof/>
          <w:lang w:eastAsia="zh-CN" w:bidi="ar-SA"/>
        </w:rPr>
        <w:commentReference w:id="90"/>
      </w:r>
      <w:r w:rsidRPr="004F010A">
        <w:t>Percentage Increase</w:t>
      </w:r>
      <w:r>
        <w:t>.</w:t>
      </w:r>
    </w:p>
    <w:p w14:paraId="05D7F084" w14:textId="25D8BCA9" w:rsidR="0052159B" w:rsidRDefault="0052159B" w:rsidP="00474B2F">
      <w:pPr>
        <w:pStyle w:val="MDPI31text"/>
        <w:rPr>
          <w:lang w:val="en-GB"/>
        </w:rPr>
      </w:pPr>
      <w:r>
        <w:rPr>
          <w:lang w:val="en-GB"/>
        </w:rPr>
        <w:t>T</w:t>
      </w:r>
      <w:r w:rsidRPr="00045638">
        <w:rPr>
          <w:lang w:val="en-GB"/>
        </w:rPr>
        <w:t xml:space="preserve">he total bearing stiffness is a combination of all contact stiffnesses between the elements and raceways. These contact stiffnesses vary non-linearly with force, resulting in the total bearing stiffness varying accordingly. For the dry model, this is clearly demonstrated, with </w:t>
      </w:r>
      <w:r w:rsidR="008818FF">
        <w:rPr>
          <w:lang w:val="en-GB"/>
        </w:rPr>
        <w:t xml:space="preserve">the </w:t>
      </w:r>
      <w:r w:rsidRPr="00045638">
        <w:rPr>
          <w:lang w:val="en-GB"/>
        </w:rPr>
        <w:t xml:space="preserve">greater total bearing stiffness at the peak of the resonance due to </w:t>
      </w:r>
      <w:r w:rsidR="008818FF">
        <w:rPr>
          <w:lang w:val="en-GB"/>
        </w:rPr>
        <w:t xml:space="preserve">the </w:t>
      </w:r>
      <w:r w:rsidRPr="00045638">
        <w:rPr>
          <w:lang w:val="en-GB"/>
        </w:rPr>
        <w:t xml:space="preserve">greater bearing forces (see </w:t>
      </w:r>
      <w:r w:rsidRPr="00635941">
        <w:rPr>
          <w:lang w:val="en-GB"/>
        </w:rPr>
        <w:t>Figure 9</w:t>
      </w:r>
      <w:r w:rsidRPr="00045638">
        <w:rPr>
          <w:lang w:val="en-GB"/>
        </w:rPr>
        <w:t xml:space="preserve">). This does not, however, capture the change of </w:t>
      </w:r>
      <w:r w:rsidR="00696FB9">
        <w:rPr>
          <w:lang w:val="en-GB"/>
        </w:rPr>
        <w:t xml:space="preserve">the </w:t>
      </w:r>
      <w:r w:rsidRPr="00045638">
        <w:rPr>
          <w:lang w:val="en-GB"/>
        </w:rPr>
        <w:t xml:space="preserve">total bearing stiffness with speed; the average bearing stiffness does not change. The lubricated bearing is not only stiffer than the dry bearing, but this stiffness also increases with speed. This is shown in </w:t>
      </w:r>
      <w:r w:rsidRPr="00635941">
        <w:rPr>
          <w:lang w:val="en-GB"/>
        </w:rPr>
        <w:t>Figure 9</w:t>
      </w:r>
      <w:r w:rsidRPr="00045638">
        <w:rPr>
          <w:lang w:val="en-GB"/>
        </w:rPr>
        <w:t xml:space="preserve"> by the non-</w:t>
      </w:r>
      <w:r>
        <w:rPr>
          <w:lang w:val="en-GB"/>
        </w:rPr>
        <w:t>linear increase</w:t>
      </w:r>
      <w:r w:rsidRPr="00045638">
        <w:rPr>
          <w:lang w:val="en-GB"/>
        </w:rPr>
        <w:t xml:space="preserve"> </w:t>
      </w:r>
      <w:r w:rsidR="00335DFB">
        <w:rPr>
          <w:lang w:val="en-GB"/>
        </w:rPr>
        <w:t>in</w:t>
      </w:r>
      <w:r w:rsidR="00335DFB" w:rsidRPr="00045638">
        <w:rPr>
          <w:lang w:val="en-GB"/>
        </w:rPr>
        <w:t xml:space="preserve"> </w:t>
      </w:r>
      <w:r w:rsidRPr="00045638">
        <w:rPr>
          <w:lang w:val="en-GB"/>
        </w:rPr>
        <w:t>the average lubricated bearing stiffness values compared to the constant values for the dry model. The combination of these two factors leads to the lubricated model having a 16.6</w:t>
      </w:r>
      <w:r w:rsidR="008A5AB4">
        <w:rPr>
          <w:lang w:val="en-GB"/>
        </w:rPr>
        <w:t>%</w:t>
      </w:r>
      <w:r w:rsidRPr="00045638">
        <w:rPr>
          <w:lang w:val="en-GB"/>
        </w:rPr>
        <w:t xml:space="preserve"> greater maximum total bearing stiffness at 21</w:t>
      </w:r>
      <w:r w:rsidR="00796D0F">
        <w:rPr>
          <w:lang w:val="en-GB"/>
        </w:rPr>
        <w:t>,</w:t>
      </w:r>
      <w:r w:rsidRPr="00045638">
        <w:rPr>
          <w:lang w:val="en-GB"/>
        </w:rPr>
        <w:t>000</w:t>
      </w:r>
      <w:r w:rsidR="00A8075B" w:rsidRPr="00A8075B">
        <w:rPr>
          <w:lang w:val="en-GB"/>
        </w:rPr>
        <w:t xml:space="preserve"> </w:t>
      </w:r>
      <w:r w:rsidRPr="00045638">
        <w:rPr>
          <w:lang w:val="en-GB"/>
        </w:rPr>
        <w:t>rpm than the dry model.</w:t>
      </w:r>
    </w:p>
    <w:p w14:paraId="2F282D49" w14:textId="77777777" w:rsidR="00A076EF" w:rsidRPr="00474B2F" w:rsidRDefault="00A076EF" w:rsidP="00A076EF">
      <w:pPr>
        <w:pStyle w:val="MDPI52figure"/>
      </w:pPr>
      <w:r w:rsidRPr="00474B2F">
        <w:rPr>
          <w:noProof/>
        </w:rPr>
        <w:drawing>
          <wp:inline distT="0" distB="0" distL="0" distR="0" wp14:anchorId="39941F3B" wp14:editId="6D4C82C9">
            <wp:extent cx="5798655" cy="269999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8655" cy="2699999"/>
                    </a:xfrm>
                    <a:prstGeom prst="rect">
                      <a:avLst/>
                    </a:prstGeom>
                  </pic:spPr>
                </pic:pic>
              </a:graphicData>
            </a:graphic>
          </wp:inline>
        </w:drawing>
      </w:r>
      <w:del w:id="91" w:author="Harry Questa" w:date="2023-01-09T20:59:00Z">
        <w:r w:rsidRPr="00474B2F" w:rsidDel="004128B9">
          <w:delText>.</w:delText>
        </w:r>
      </w:del>
    </w:p>
    <w:p w14:paraId="335E0936" w14:textId="21EF7C54" w:rsidR="00A076EF" w:rsidRDefault="00A076EF" w:rsidP="00A076EF">
      <w:pPr>
        <w:pStyle w:val="MDPI51figurecaption"/>
        <w:jc w:val="left"/>
      </w:pPr>
      <w:r w:rsidRPr="00474B2F">
        <w:rPr>
          <w:b/>
        </w:rPr>
        <w:t xml:space="preserve">Figure 9. </w:t>
      </w:r>
      <w:r w:rsidRPr="00FE2BCE">
        <w:t>Inner Race Stiffness</w:t>
      </w:r>
      <w:r w:rsidR="00796D0F">
        <w:t>—</w:t>
      </w:r>
      <w:commentRangeStart w:id="92"/>
      <w:commentRangeStart w:id="93"/>
      <w:r w:rsidRPr="00796D0F">
        <w:rPr>
          <w:highlight w:val="yellow"/>
        </w:rPr>
        <w:t>Dry</w:t>
      </w:r>
      <w:r w:rsidR="00E14F70" w:rsidRPr="00796D0F">
        <w:rPr>
          <w:highlight w:val="yellow"/>
        </w:rPr>
        <w:t xml:space="preserve"> vs. </w:t>
      </w:r>
      <w:r w:rsidRPr="00796D0F">
        <w:rPr>
          <w:highlight w:val="yellow"/>
        </w:rPr>
        <w:t>Lubricate</w:t>
      </w:r>
      <w:commentRangeEnd w:id="92"/>
      <w:r w:rsidR="00796D0F">
        <w:rPr>
          <w:rStyle w:val="CommentReference"/>
          <w:rFonts w:eastAsia="SimSun"/>
          <w:noProof/>
          <w:lang w:eastAsia="zh-CN" w:bidi="ar-SA"/>
        </w:rPr>
        <w:commentReference w:id="92"/>
      </w:r>
      <w:commentRangeEnd w:id="93"/>
      <w:r w:rsidR="00952FDC">
        <w:rPr>
          <w:rStyle w:val="CommentReference"/>
          <w:rFonts w:eastAsia="SimSun"/>
          <w:noProof/>
          <w:lang w:eastAsia="zh-CN" w:bidi="ar-SA"/>
        </w:rPr>
        <w:commentReference w:id="93"/>
      </w:r>
      <w:r w:rsidRPr="00FE2BCE">
        <w:t>d Operating Envelope</w:t>
      </w:r>
      <w:r>
        <w:t>.</w:t>
      </w:r>
    </w:p>
    <w:p w14:paraId="55E54BF5" w14:textId="46EC2058" w:rsidR="0052159B" w:rsidRDefault="0052159B" w:rsidP="00474B2F">
      <w:pPr>
        <w:pStyle w:val="MDPI31text"/>
        <w:rPr>
          <w:lang w:val="en-GB"/>
        </w:rPr>
      </w:pPr>
      <w:r w:rsidRPr="00426F40">
        <w:rPr>
          <w:lang w:val="en-GB"/>
        </w:rPr>
        <w:t xml:space="preserve">Due to the greater total stiffness of the bearing, the shaft displacement of the lubricated model is lower both on average and peak to peak for the same applied force in comparison to the dry model (see </w:t>
      </w:r>
      <w:r w:rsidRPr="00635941">
        <w:rPr>
          <w:lang w:val="en-GB"/>
        </w:rPr>
        <w:t>Figure 10</w:t>
      </w:r>
      <w:r w:rsidRPr="00426F40">
        <w:rPr>
          <w:lang w:val="en-GB"/>
        </w:rPr>
        <w:t xml:space="preserve">). Through the period of resonance, the large inner race forces result in </w:t>
      </w:r>
      <w:r w:rsidR="00994F82">
        <w:rPr>
          <w:lang w:val="en-GB"/>
        </w:rPr>
        <w:t xml:space="preserve">the </w:t>
      </w:r>
      <w:r w:rsidRPr="00426F40">
        <w:rPr>
          <w:lang w:val="en-GB"/>
        </w:rPr>
        <w:t>roller</w:t>
      </w:r>
      <w:r w:rsidR="00994F82">
        <w:rPr>
          <w:lang w:val="en-GB"/>
        </w:rPr>
        <w:t>–</w:t>
      </w:r>
      <w:r w:rsidRPr="00426F40">
        <w:rPr>
          <w:lang w:val="en-GB"/>
        </w:rPr>
        <w:t xml:space="preserve">race separation of </w:t>
      </w:r>
      <w:r w:rsidR="00994F82">
        <w:rPr>
          <w:lang w:val="en-GB"/>
        </w:rPr>
        <w:t xml:space="preserve">the </w:t>
      </w:r>
      <w:r w:rsidRPr="00426F40">
        <w:rPr>
          <w:lang w:val="en-GB"/>
        </w:rPr>
        <w:t xml:space="preserve">unloaded rollers within the dry </w:t>
      </w:r>
      <w:r w:rsidRPr="00426F40">
        <w:rPr>
          <w:lang w:val="en-GB"/>
        </w:rPr>
        <w:lastRenderedPageBreak/>
        <w:t>model. This leads to greater shaft displacement as the inner race moves into this region of zero stiffness until roller</w:t>
      </w:r>
      <w:r w:rsidR="006A6D12">
        <w:rPr>
          <w:lang w:val="en-GB"/>
        </w:rPr>
        <w:t>–</w:t>
      </w:r>
      <w:r w:rsidRPr="00426F40">
        <w:rPr>
          <w:lang w:val="en-GB"/>
        </w:rPr>
        <w:t xml:space="preserve">race contact is </w:t>
      </w:r>
      <w:del w:id="94" w:author="Harry Questa" w:date="2023-01-09T22:08:00Z">
        <w:r w:rsidRPr="00426F40" w:rsidDel="00667447">
          <w:rPr>
            <w:lang w:val="en-GB"/>
          </w:rPr>
          <w:delText>made</w:delText>
        </w:r>
      </w:del>
      <w:ins w:id="95" w:author="Harry Questa" w:date="2023-01-09T22:08:00Z">
        <w:r w:rsidR="00667447" w:rsidRPr="00426F40">
          <w:rPr>
            <w:lang w:val="en-GB"/>
          </w:rPr>
          <w:t>made,</w:t>
        </w:r>
      </w:ins>
      <w:r w:rsidRPr="00426F40">
        <w:rPr>
          <w:lang w:val="en-GB"/>
        </w:rPr>
        <w:t xml:space="preserve"> and a reaction force is established.</w:t>
      </w:r>
    </w:p>
    <w:p w14:paraId="3E44BD09" w14:textId="77777777" w:rsidR="00A076EF" w:rsidRDefault="00A076EF" w:rsidP="00A076EF">
      <w:pPr>
        <w:pStyle w:val="MDPI52figure"/>
      </w:pPr>
      <w:r>
        <w:rPr>
          <w:noProof/>
        </w:rPr>
        <w:drawing>
          <wp:inline distT="0" distB="0" distL="0" distR="0" wp14:anchorId="3291C13B" wp14:editId="7092FF75">
            <wp:extent cx="5798655" cy="269999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98655" cy="2699999"/>
                    </a:xfrm>
                    <a:prstGeom prst="rect">
                      <a:avLst/>
                    </a:prstGeom>
                  </pic:spPr>
                </pic:pic>
              </a:graphicData>
            </a:graphic>
          </wp:inline>
        </w:drawing>
      </w:r>
    </w:p>
    <w:p w14:paraId="6E14E493" w14:textId="24B6CC64" w:rsidR="00A076EF" w:rsidRPr="002502E6" w:rsidRDefault="00A076EF" w:rsidP="00A076EF">
      <w:pPr>
        <w:pStyle w:val="MDPI51figurecaption"/>
        <w:jc w:val="left"/>
        <w:rPr>
          <w:b/>
        </w:rPr>
      </w:pPr>
      <w:r w:rsidRPr="00474B2F">
        <w:rPr>
          <w:b/>
        </w:rPr>
        <w:t xml:space="preserve">Figure 10. </w:t>
      </w:r>
      <w:r w:rsidRPr="002502E6">
        <w:t>Inner Race Displacement</w:t>
      </w:r>
      <w:r w:rsidR="00796D0F">
        <w:t>—</w:t>
      </w:r>
      <w:commentRangeStart w:id="96"/>
      <w:commentRangeStart w:id="97"/>
      <w:r w:rsidRPr="00796D0F">
        <w:rPr>
          <w:highlight w:val="yellow"/>
        </w:rPr>
        <w:t>Dry</w:t>
      </w:r>
      <w:r w:rsidR="00E14F70" w:rsidRPr="00796D0F">
        <w:rPr>
          <w:highlight w:val="yellow"/>
        </w:rPr>
        <w:t xml:space="preserve"> vs. </w:t>
      </w:r>
      <w:r w:rsidRPr="00796D0F">
        <w:rPr>
          <w:highlight w:val="yellow"/>
        </w:rPr>
        <w:t xml:space="preserve">Lubricated </w:t>
      </w:r>
      <w:commentRangeEnd w:id="96"/>
      <w:r w:rsidR="00796D0F">
        <w:rPr>
          <w:rStyle w:val="CommentReference"/>
          <w:rFonts w:eastAsia="SimSun"/>
          <w:noProof/>
          <w:lang w:eastAsia="zh-CN" w:bidi="ar-SA"/>
        </w:rPr>
        <w:commentReference w:id="96"/>
      </w:r>
      <w:commentRangeEnd w:id="97"/>
      <w:r w:rsidR="00952FDC">
        <w:rPr>
          <w:rStyle w:val="CommentReference"/>
          <w:rFonts w:eastAsia="SimSun"/>
          <w:noProof/>
          <w:lang w:eastAsia="zh-CN" w:bidi="ar-SA"/>
        </w:rPr>
        <w:commentReference w:id="97"/>
      </w:r>
      <w:r w:rsidRPr="002502E6">
        <w:t>Operating Envelope</w:t>
      </w:r>
      <w:r>
        <w:t>.</w:t>
      </w:r>
    </w:p>
    <w:p w14:paraId="3F588F06" w14:textId="47B0647B" w:rsidR="0052159B" w:rsidRDefault="0052159B" w:rsidP="00474B2F">
      <w:pPr>
        <w:pStyle w:val="MDPI31text"/>
        <w:rPr>
          <w:lang w:val="en-GB"/>
        </w:rPr>
      </w:pPr>
      <w:r w:rsidRPr="00635941">
        <w:rPr>
          <w:lang w:val="en-GB"/>
        </w:rPr>
        <w:t>Figure 11</w:t>
      </w:r>
      <w:r w:rsidRPr="005E7762">
        <w:rPr>
          <w:lang w:val="en-GB"/>
        </w:rPr>
        <w:t xml:space="preserve"> shows that the acceleration peak of the system resonance occurs at 12</w:t>
      </w:r>
      <w:r w:rsidR="00796D0F">
        <w:rPr>
          <w:lang w:val="en-GB"/>
        </w:rPr>
        <w:t>,</w:t>
      </w:r>
      <w:r w:rsidRPr="005E7762">
        <w:rPr>
          <w:lang w:val="en-GB"/>
        </w:rPr>
        <w:t>500</w:t>
      </w:r>
      <w:r w:rsidR="00A8075B" w:rsidRPr="00A8075B">
        <w:rPr>
          <w:lang w:val="en-GB"/>
        </w:rPr>
        <w:t xml:space="preserve"> </w:t>
      </w:r>
      <w:r w:rsidRPr="005E7762">
        <w:rPr>
          <w:lang w:val="en-GB"/>
        </w:rPr>
        <w:t>rpm (3542</w:t>
      </w:r>
      <w:r w:rsidR="00A8075B" w:rsidRPr="00A8075B">
        <w:rPr>
          <w:lang w:val="en-GB"/>
        </w:rPr>
        <w:t xml:space="preserve"> </w:t>
      </w:r>
      <w:r w:rsidRPr="005E7762">
        <w:rPr>
          <w:lang w:val="en-GB"/>
        </w:rPr>
        <w:t>Hz) for the lubricated model as opposed to 12</w:t>
      </w:r>
      <w:r w:rsidR="00796D0F">
        <w:rPr>
          <w:lang w:val="en-GB"/>
        </w:rPr>
        <w:t>,</w:t>
      </w:r>
      <w:r w:rsidRPr="005E7762">
        <w:rPr>
          <w:lang w:val="en-GB"/>
        </w:rPr>
        <w:t>250</w:t>
      </w:r>
      <w:r w:rsidR="00A8075B" w:rsidRPr="00A8075B">
        <w:rPr>
          <w:lang w:val="en-GB"/>
        </w:rPr>
        <w:t xml:space="preserve"> </w:t>
      </w:r>
      <w:r w:rsidRPr="005E7762">
        <w:rPr>
          <w:lang w:val="en-GB"/>
        </w:rPr>
        <w:t>rpm (3470</w:t>
      </w:r>
      <w:r w:rsidR="00A8075B" w:rsidRPr="00A8075B">
        <w:rPr>
          <w:lang w:val="en-GB"/>
        </w:rPr>
        <w:t xml:space="preserve"> </w:t>
      </w:r>
      <w:r w:rsidRPr="005E7762">
        <w:rPr>
          <w:lang w:val="en-GB"/>
        </w:rPr>
        <w:t xml:space="preserve">Hz) for the dry model. This shift in natural frequency indicates a stiffer overall system. The magnitude difference between </w:t>
      </w:r>
      <w:r w:rsidR="00050859">
        <w:rPr>
          <w:lang w:val="en-GB"/>
        </w:rPr>
        <w:t xml:space="preserve">the </w:t>
      </w:r>
      <w:r w:rsidRPr="005E7762">
        <w:rPr>
          <w:lang w:val="en-GB"/>
        </w:rPr>
        <w:t xml:space="preserve">dry and lubricated models can also be attributed to </w:t>
      </w:r>
      <w:r w:rsidR="00050859">
        <w:rPr>
          <w:lang w:val="en-GB"/>
        </w:rPr>
        <w:t xml:space="preserve">the </w:t>
      </w:r>
      <w:r w:rsidRPr="005E7762">
        <w:rPr>
          <w:lang w:val="en-GB"/>
        </w:rPr>
        <w:t xml:space="preserve">unloaded regions of the dry bearing. The contact deformation arising from the loading of the inner race is sufficient to cause </w:t>
      </w:r>
      <w:r w:rsidR="00050859">
        <w:rPr>
          <w:lang w:val="en-GB"/>
        </w:rPr>
        <w:t xml:space="preserve">the </w:t>
      </w:r>
      <w:r w:rsidRPr="005E7762">
        <w:rPr>
          <w:lang w:val="en-GB"/>
        </w:rPr>
        <w:t>rollers geometrically opposite t</w:t>
      </w:r>
      <w:r>
        <w:rPr>
          <w:lang w:val="en-GB"/>
        </w:rPr>
        <w:t xml:space="preserve">o become separated </w:t>
      </w:r>
      <w:r w:rsidRPr="005E7762">
        <w:rPr>
          <w:lang w:val="en-GB"/>
        </w:rPr>
        <w:t xml:space="preserve">from their contacts. Contact is lost between the roller and raceway, leading to zero contact stiffness. The inner race moves into this region until it is reacted by a contact force once again. These regions of zero stiffness are shown in </w:t>
      </w:r>
      <w:r w:rsidRPr="00635941">
        <w:rPr>
          <w:lang w:val="en-GB"/>
        </w:rPr>
        <w:t>Figure 12</w:t>
      </w:r>
      <w:r w:rsidRPr="005E7762">
        <w:rPr>
          <w:lang w:val="en-GB"/>
        </w:rPr>
        <w:t>, where the minimum stiffness of an individual rolling element and raceway contact in the dry model drops to zero due to separation. For the lubricated model, contact is maintained throughout.</w:t>
      </w:r>
    </w:p>
    <w:p w14:paraId="40348490" w14:textId="77777777" w:rsidR="00A076EF" w:rsidRDefault="00A076EF" w:rsidP="00A076EF">
      <w:pPr>
        <w:pStyle w:val="MDPI52figure"/>
      </w:pPr>
      <w:r>
        <w:rPr>
          <w:noProof/>
        </w:rPr>
        <w:drawing>
          <wp:inline distT="0" distB="0" distL="0" distR="0" wp14:anchorId="3FAEEBC9" wp14:editId="4E42817C">
            <wp:extent cx="5798655" cy="2699999"/>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8655" cy="2699999"/>
                    </a:xfrm>
                    <a:prstGeom prst="rect">
                      <a:avLst/>
                    </a:prstGeom>
                  </pic:spPr>
                </pic:pic>
              </a:graphicData>
            </a:graphic>
          </wp:inline>
        </w:drawing>
      </w:r>
    </w:p>
    <w:p w14:paraId="39CE7017" w14:textId="36BEBCAB" w:rsidR="00A076EF" w:rsidRPr="00B8748C" w:rsidRDefault="00A076EF" w:rsidP="00A076EF">
      <w:pPr>
        <w:pStyle w:val="MDPI51figurecaption"/>
        <w:jc w:val="left"/>
        <w:rPr>
          <w:b/>
        </w:rPr>
      </w:pPr>
      <w:r w:rsidRPr="00474B2F">
        <w:rPr>
          <w:b/>
        </w:rPr>
        <w:t xml:space="preserve">Figure 11. </w:t>
      </w:r>
      <w:r w:rsidRPr="00B8748C">
        <w:t>Inner Race Acceleration</w:t>
      </w:r>
      <w:r w:rsidR="00796D0F">
        <w:t>—</w:t>
      </w:r>
      <w:commentRangeStart w:id="98"/>
      <w:commentRangeStart w:id="99"/>
      <w:r w:rsidRPr="00796D0F">
        <w:rPr>
          <w:highlight w:val="yellow"/>
        </w:rPr>
        <w:t>Dry</w:t>
      </w:r>
      <w:r w:rsidR="00E14F70" w:rsidRPr="00796D0F">
        <w:rPr>
          <w:highlight w:val="yellow"/>
        </w:rPr>
        <w:t xml:space="preserve"> vs</w:t>
      </w:r>
      <w:commentRangeEnd w:id="98"/>
      <w:r w:rsidR="00796D0F">
        <w:rPr>
          <w:rStyle w:val="CommentReference"/>
          <w:rFonts w:eastAsia="SimSun"/>
          <w:noProof/>
          <w:lang w:eastAsia="zh-CN" w:bidi="ar-SA"/>
        </w:rPr>
        <w:commentReference w:id="98"/>
      </w:r>
      <w:commentRangeEnd w:id="99"/>
      <w:r w:rsidR="00FE55FB">
        <w:rPr>
          <w:rStyle w:val="CommentReference"/>
          <w:rFonts w:eastAsia="SimSun"/>
          <w:noProof/>
          <w:lang w:eastAsia="zh-CN" w:bidi="ar-SA"/>
        </w:rPr>
        <w:commentReference w:id="99"/>
      </w:r>
      <w:r w:rsidR="00E14F70" w:rsidRPr="00E14F70">
        <w:rPr>
          <w:highlight w:val="yellow"/>
        </w:rPr>
        <w:t xml:space="preserve">. </w:t>
      </w:r>
      <w:r w:rsidRPr="00B8748C">
        <w:t>Lubricated Operating Envelope</w:t>
      </w:r>
      <w:r>
        <w:t>.</w:t>
      </w:r>
    </w:p>
    <w:p w14:paraId="4373A0BC" w14:textId="77777777" w:rsidR="0052159B" w:rsidRDefault="0052159B" w:rsidP="00474B2F">
      <w:pPr>
        <w:pStyle w:val="MDPI52figure"/>
      </w:pPr>
      <w:r>
        <w:rPr>
          <w:noProof/>
        </w:rPr>
        <w:lastRenderedPageBreak/>
        <w:drawing>
          <wp:inline distT="0" distB="0" distL="0" distR="0" wp14:anchorId="36098F7B" wp14:editId="05267CEC">
            <wp:extent cx="6008719" cy="27978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8719" cy="2797810"/>
                    </a:xfrm>
                    <a:prstGeom prst="rect">
                      <a:avLst/>
                    </a:prstGeom>
                  </pic:spPr>
                </pic:pic>
              </a:graphicData>
            </a:graphic>
          </wp:inline>
        </w:drawing>
      </w:r>
    </w:p>
    <w:p w14:paraId="45EA380B" w14:textId="76AB13DA" w:rsidR="0052159B" w:rsidRPr="00500B6C" w:rsidRDefault="00474B2F" w:rsidP="00474B2F">
      <w:pPr>
        <w:pStyle w:val="MDPI51figurecaption"/>
        <w:jc w:val="left"/>
        <w:rPr>
          <w:b/>
        </w:rPr>
      </w:pPr>
      <w:r w:rsidRPr="00474B2F">
        <w:rPr>
          <w:b/>
        </w:rPr>
        <w:t xml:space="preserve">Figure 12. </w:t>
      </w:r>
      <w:r w:rsidR="0052159B" w:rsidRPr="00500B6C">
        <w:t>Rolling Element Contact Stiffness</w:t>
      </w:r>
      <w:r w:rsidR="00796D0F">
        <w:t>—</w:t>
      </w:r>
      <w:commentRangeStart w:id="100"/>
      <w:commentRangeStart w:id="101"/>
      <w:r w:rsidR="0052159B" w:rsidRPr="00796D0F">
        <w:rPr>
          <w:highlight w:val="yellow"/>
        </w:rPr>
        <w:t>Dry</w:t>
      </w:r>
      <w:r w:rsidR="00E14F70" w:rsidRPr="00796D0F">
        <w:rPr>
          <w:highlight w:val="yellow"/>
        </w:rPr>
        <w:t xml:space="preserve"> vs. </w:t>
      </w:r>
      <w:r w:rsidR="0052159B" w:rsidRPr="00796D0F">
        <w:rPr>
          <w:highlight w:val="yellow"/>
        </w:rPr>
        <w:t>Lub</w:t>
      </w:r>
      <w:commentRangeEnd w:id="100"/>
      <w:r w:rsidR="00796D0F">
        <w:rPr>
          <w:rStyle w:val="CommentReference"/>
          <w:rFonts w:eastAsia="SimSun"/>
          <w:noProof/>
          <w:lang w:eastAsia="zh-CN" w:bidi="ar-SA"/>
        </w:rPr>
        <w:commentReference w:id="100"/>
      </w:r>
      <w:commentRangeEnd w:id="101"/>
      <w:r w:rsidR="00FE55FB">
        <w:rPr>
          <w:rStyle w:val="CommentReference"/>
          <w:rFonts w:eastAsia="SimSun"/>
          <w:noProof/>
          <w:lang w:eastAsia="zh-CN" w:bidi="ar-SA"/>
        </w:rPr>
        <w:commentReference w:id="101"/>
      </w:r>
      <w:r w:rsidR="0052159B" w:rsidRPr="00500B6C">
        <w:t>ricated Minimum Values</w:t>
      </w:r>
      <w:r>
        <w:t>.</w:t>
      </w:r>
    </w:p>
    <w:p w14:paraId="4574DF7A" w14:textId="192DFABF" w:rsidR="0052159B" w:rsidRPr="00294E2D" w:rsidRDefault="0052159B" w:rsidP="00474B2F">
      <w:pPr>
        <w:pStyle w:val="MDPI31text"/>
        <w:rPr>
          <w:lang w:val="en-GB"/>
        </w:rPr>
      </w:pPr>
      <w:r w:rsidRPr="00294E2D">
        <w:rPr>
          <w:lang w:val="en-GB"/>
        </w:rPr>
        <w:t xml:space="preserve">Analysing </w:t>
      </w:r>
      <w:r w:rsidR="006461CF">
        <w:rPr>
          <w:lang w:val="en-GB"/>
        </w:rPr>
        <w:t xml:space="preserve">the </w:t>
      </w:r>
      <w:r w:rsidRPr="00294E2D">
        <w:rPr>
          <w:lang w:val="en-GB"/>
        </w:rPr>
        <w:t xml:space="preserve">conjunction level results from the lubricated model, the contact force due to </w:t>
      </w:r>
      <w:r w:rsidR="00EE78CB">
        <w:rPr>
          <w:lang w:val="en-GB"/>
        </w:rPr>
        <w:t xml:space="preserve">the </w:t>
      </w:r>
      <w:r w:rsidRPr="00294E2D">
        <w:rPr>
          <w:lang w:val="en-GB"/>
        </w:rPr>
        <w:t xml:space="preserve">gear mesh frequency </w:t>
      </w:r>
      <w:r>
        <w:rPr>
          <w:lang w:val="en-GB"/>
        </w:rPr>
        <w:t>is</w:t>
      </w:r>
      <w:r w:rsidRPr="00294E2D">
        <w:rPr>
          <w:lang w:val="en-GB"/>
        </w:rPr>
        <w:t xml:space="preserve"> shown superimposed on the ball pass frequency as an individual element passes through the loaded region of the bearings (</w:t>
      </w:r>
      <w:r w:rsidRPr="00635941">
        <w:rPr>
          <w:lang w:val="en-GB"/>
        </w:rPr>
        <w:t>Figure</w:t>
      </w:r>
      <w:r w:rsidR="009D50BC">
        <w:rPr>
          <w:lang w:val="en-GB"/>
        </w:rPr>
        <w:t>s</w:t>
      </w:r>
      <w:r w:rsidRPr="00635941">
        <w:rPr>
          <w:lang w:val="en-GB"/>
        </w:rPr>
        <w:t xml:space="preserve"> 13</w:t>
      </w:r>
      <w:r w:rsidRPr="00294E2D">
        <w:rPr>
          <w:lang w:val="en-GB"/>
        </w:rPr>
        <w:t xml:space="preserve"> and </w:t>
      </w:r>
      <w:r w:rsidRPr="00635941">
        <w:rPr>
          <w:lang w:val="en-GB"/>
        </w:rPr>
        <w:t>14</w:t>
      </w:r>
      <w:r w:rsidRPr="00294E2D">
        <w:rPr>
          <w:lang w:val="en-GB"/>
        </w:rPr>
        <w:t xml:space="preserve">). </w:t>
      </w:r>
      <w:r w:rsidR="00EE78CB">
        <w:rPr>
          <w:lang w:val="en-GB"/>
        </w:rPr>
        <w:t>The h</w:t>
      </w:r>
      <w:r w:rsidRPr="00294E2D">
        <w:rPr>
          <w:lang w:val="en-GB"/>
        </w:rPr>
        <w:t>igher contact forces result in a reduction in the central film thickness, also shown when observing the variation in film thickness for both plots. At 12</w:t>
      </w:r>
      <w:r w:rsidR="00796D0F">
        <w:rPr>
          <w:lang w:val="en-GB"/>
        </w:rPr>
        <w:t>,</w:t>
      </w:r>
      <w:r w:rsidRPr="00294E2D">
        <w:rPr>
          <w:lang w:val="en-GB"/>
        </w:rPr>
        <w:t>500</w:t>
      </w:r>
      <w:r w:rsidR="00A8075B" w:rsidRPr="00A8075B">
        <w:rPr>
          <w:lang w:val="en-GB"/>
        </w:rPr>
        <w:t xml:space="preserve"> </w:t>
      </w:r>
      <w:r w:rsidRPr="00294E2D">
        <w:rPr>
          <w:lang w:val="en-GB"/>
        </w:rPr>
        <w:t xml:space="preserve">rpm, the force and film thickness fluctuations are much larger due to </w:t>
      </w:r>
      <w:r w:rsidR="00EE78CB">
        <w:rPr>
          <w:lang w:val="en-GB"/>
        </w:rPr>
        <w:t xml:space="preserve">the </w:t>
      </w:r>
      <w:r w:rsidRPr="00294E2D">
        <w:rPr>
          <w:lang w:val="en-GB"/>
        </w:rPr>
        <w:t>high excitation levels of the shaft during resonance. At 21</w:t>
      </w:r>
      <w:r w:rsidR="00796D0F">
        <w:rPr>
          <w:lang w:val="en-GB"/>
        </w:rPr>
        <w:t>,</w:t>
      </w:r>
      <w:r w:rsidRPr="00294E2D">
        <w:rPr>
          <w:lang w:val="en-GB"/>
        </w:rPr>
        <w:t>000</w:t>
      </w:r>
      <w:r w:rsidR="00A8075B" w:rsidRPr="00A8075B">
        <w:rPr>
          <w:lang w:val="en-GB"/>
        </w:rPr>
        <w:t xml:space="preserve"> </w:t>
      </w:r>
      <w:r w:rsidRPr="00294E2D">
        <w:rPr>
          <w:lang w:val="en-GB"/>
        </w:rPr>
        <w:t>rpm, even with a much lower torque transfer through the gear pair, the contact forces are greater than at 12</w:t>
      </w:r>
      <w:r w:rsidR="00796D0F">
        <w:rPr>
          <w:lang w:val="en-GB"/>
        </w:rPr>
        <w:t>,</w:t>
      </w:r>
      <w:r w:rsidRPr="00294E2D">
        <w:rPr>
          <w:lang w:val="en-GB"/>
        </w:rPr>
        <w:t>500</w:t>
      </w:r>
      <w:r w:rsidR="00A8075B" w:rsidRPr="00A8075B">
        <w:rPr>
          <w:lang w:val="en-GB"/>
        </w:rPr>
        <w:t xml:space="preserve"> </w:t>
      </w:r>
      <w:r w:rsidRPr="00294E2D">
        <w:rPr>
          <w:lang w:val="en-GB"/>
        </w:rPr>
        <w:t>rpm. This is due to the contribution of the film enhancing the total contact deflection and hence increasing the contact force.</w:t>
      </w:r>
    </w:p>
    <w:p w14:paraId="2FAE3139" w14:textId="77777777" w:rsidR="0052159B" w:rsidRDefault="0052159B" w:rsidP="00474B2F">
      <w:pPr>
        <w:pStyle w:val="MDPI52figure"/>
      </w:pPr>
      <w:r>
        <w:rPr>
          <w:noProof/>
        </w:rPr>
        <w:drawing>
          <wp:inline distT="0" distB="0" distL="0" distR="0" wp14:anchorId="459BC85D" wp14:editId="3DF79F9F">
            <wp:extent cx="5798657" cy="270000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8657" cy="2700000"/>
                    </a:xfrm>
                    <a:prstGeom prst="rect">
                      <a:avLst/>
                    </a:prstGeom>
                  </pic:spPr>
                </pic:pic>
              </a:graphicData>
            </a:graphic>
          </wp:inline>
        </w:drawing>
      </w:r>
    </w:p>
    <w:p w14:paraId="48A332BF" w14:textId="389786BC" w:rsidR="0052159B" w:rsidRPr="00493594" w:rsidRDefault="00474B2F" w:rsidP="00474B2F">
      <w:pPr>
        <w:pStyle w:val="MDPI51figurecaption"/>
        <w:jc w:val="left"/>
        <w:rPr>
          <w:b/>
        </w:rPr>
      </w:pPr>
      <w:r w:rsidRPr="00474B2F">
        <w:rPr>
          <w:b/>
        </w:rPr>
        <w:t xml:space="preserve">Figure 13. </w:t>
      </w:r>
      <w:r w:rsidR="0052159B" w:rsidRPr="00493594">
        <w:t xml:space="preserve">Film </w:t>
      </w:r>
      <w:r w:rsidR="0052159B" w:rsidRPr="00796D0F">
        <w:t>Thickness</w:t>
      </w:r>
      <w:r w:rsidR="00E14F70" w:rsidRPr="00796D0F">
        <w:t xml:space="preserve"> vs. </w:t>
      </w:r>
      <w:r w:rsidR="0052159B" w:rsidRPr="00796D0F">
        <w:t>Contact Force 21</w:t>
      </w:r>
      <w:r w:rsidR="00796D0F" w:rsidRPr="00796D0F">
        <w:t>,</w:t>
      </w:r>
      <w:r w:rsidR="0052159B" w:rsidRPr="00493594">
        <w:t>000</w:t>
      </w:r>
      <w:r w:rsidR="00A8075B" w:rsidRPr="00A8075B">
        <w:t xml:space="preserve"> </w:t>
      </w:r>
      <w:r w:rsidR="0052159B" w:rsidRPr="00493594">
        <w:t>rpm</w:t>
      </w:r>
      <w:r>
        <w:t>.</w:t>
      </w:r>
    </w:p>
    <w:p w14:paraId="37DE9776" w14:textId="77777777" w:rsidR="0052159B" w:rsidRDefault="0052159B" w:rsidP="00474B2F">
      <w:pPr>
        <w:pStyle w:val="MDPI52figure"/>
      </w:pPr>
      <w:r>
        <w:rPr>
          <w:noProof/>
        </w:rPr>
        <w:lastRenderedPageBreak/>
        <w:drawing>
          <wp:inline distT="0" distB="0" distL="0" distR="0" wp14:anchorId="4E690769" wp14:editId="6E584CA0">
            <wp:extent cx="5798657" cy="270000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8657" cy="2700000"/>
                    </a:xfrm>
                    <a:prstGeom prst="rect">
                      <a:avLst/>
                    </a:prstGeom>
                  </pic:spPr>
                </pic:pic>
              </a:graphicData>
            </a:graphic>
          </wp:inline>
        </w:drawing>
      </w:r>
    </w:p>
    <w:p w14:paraId="71656E0B" w14:textId="536ADAED" w:rsidR="0052159B" w:rsidRDefault="00474B2F" w:rsidP="00474B2F">
      <w:pPr>
        <w:pStyle w:val="MDPI51figurecaption"/>
        <w:jc w:val="left"/>
      </w:pPr>
      <w:r w:rsidRPr="00474B2F">
        <w:rPr>
          <w:b/>
        </w:rPr>
        <w:t xml:space="preserve">Figure 14. </w:t>
      </w:r>
      <w:r w:rsidR="0052159B" w:rsidRPr="008F131E">
        <w:t xml:space="preserve">Film </w:t>
      </w:r>
      <w:r w:rsidR="0052159B" w:rsidRPr="00796D0F">
        <w:t>Thickness</w:t>
      </w:r>
      <w:r w:rsidR="00E14F70" w:rsidRPr="00796D0F">
        <w:t xml:space="preserve"> vs. </w:t>
      </w:r>
      <w:r w:rsidR="0052159B" w:rsidRPr="00796D0F">
        <w:t>Co</w:t>
      </w:r>
      <w:r w:rsidR="0052159B" w:rsidRPr="008F131E">
        <w:t>ntact Force 12</w:t>
      </w:r>
      <w:r w:rsidR="00796D0F">
        <w:t>,</w:t>
      </w:r>
      <w:r w:rsidR="0052159B" w:rsidRPr="008F131E">
        <w:t>500</w:t>
      </w:r>
      <w:r w:rsidR="00A8075B" w:rsidRPr="00A8075B">
        <w:t xml:space="preserve"> </w:t>
      </w:r>
      <w:r w:rsidR="0052159B" w:rsidRPr="008F131E">
        <w:t>rpm</w:t>
      </w:r>
      <w:r>
        <w:t>.</w:t>
      </w:r>
    </w:p>
    <w:p w14:paraId="180C8BE7" w14:textId="2D1DE76A" w:rsidR="0052159B" w:rsidRDefault="00E14F70" w:rsidP="00E14F70">
      <w:pPr>
        <w:pStyle w:val="MDPI21heading1"/>
      </w:pPr>
      <w:r>
        <w:t xml:space="preserve">4. </w:t>
      </w:r>
      <w:r w:rsidR="0052159B">
        <w:t>Conclusions</w:t>
      </w:r>
    </w:p>
    <w:p w14:paraId="345FD21E" w14:textId="1D22E405" w:rsidR="0052159B" w:rsidRPr="002170B4" w:rsidRDefault="0052159B" w:rsidP="00474B2F">
      <w:pPr>
        <w:pStyle w:val="MDPI31text"/>
        <w:rPr>
          <w:lang w:val="en-GB"/>
        </w:rPr>
      </w:pPr>
      <w:r w:rsidRPr="002170B4">
        <w:rPr>
          <w:lang w:val="en-GB"/>
        </w:rPr>
        <w:t>The new methodology presented has been developed to implement a lubricated bearing model within a flexible system level model. The model implicitly includes the lubricant film at the roller</w:t>
      </w:r>
      <w:r w:rsidR="00345D8C">
        <w:rPr>
          <w:lang w:val="en-GB"/>
        </w:rPr>
        <w:t>–</w:t>
      </w:r>
      <w:r w:rsidRPr="002170B4">
        <w:rPr>
          <w:lang w:val="en-GB"/>
        </w:rPr>
        <w:t xml:space="preserve">race contact within the bearing; </w:t>
      </w:r>
      <w:r w:rsidR="00345D8C">
        <w:rPr>
          <w:lang w:val="en-GB"/>
        </w:rPr>
        <w:t xml:space="preserve">this is </w:t>
      </w:r>
      <w:r w:rsidRPr="002170B4">
        <w:rPr>
          <w:lang w:val="en-GB"/>
        </w:rPr>
        <w:t>something that has not, to the authors’ knowledge, been reported previously in the open literature. Simulations have been performed up to 21</w:t>
      </w:r>
      <w:del w:id="102" w:author="Harry Questa" w:date="2023-01-10T17:40:00Z">
        <w:r w:rsidR="00A8075B" w:rsidRPr="00A8075B" w:rsidDel="00FD1667">
          <w:rPr>
            <w:lang w:val="en-GB"/>
          </w:rPr>
          <w:delText xml:space="preserve"> </w:delText>
        </w:r>
      </w:del>
      <w:ins w:id="103" w:author="Harry Questa" w:date="2023-01-10T17:40:00Z">
        <w:r w:rsidR="00FD1667">
          <w:rPr>
            <w:lang w:val="en-GB"/>
          </w:rPr>
          <w:t>,</w:t>
        </w:r>
      </w:ins>
      <w:r w:rsidRPr="002170B4">
        <w:rPr>
          <w:lang w:val="en-GB"/>
        </w:rPr>
        <w:t>000</w:t>
      </w:r>
      <w:r w:rsidR="00A8075B" w:rsidRPr="00A8075B">
        <w:rPr>
          <w:lang w:val="en-GB"/>
        </w:rPr>
        <w:t xml:space="preserve"> </w:t>
      </w:r>
      <w:r w:rsidRPr="002170B4">
        <w:rPr>
          <w:lang w:val="en-GB"/>
        </w:rPr>
        <w:t xml:space="preserve">rpm with realistic excitation forces from a first stage reduction gear pair and electric motor. </w:t>
      </w:r>
      <w:r w:rsidR="00345D8C">
        <w:rPr>
          <w:lang w:val="en-GB"/>
        </w:rPr>
        <w:t xml:space="preserve">The </w:t>
      </w:r>
      <w:r w:rsidR="003E358F">
        <w:rPr>
          <w:lang w:val="en-GB"/>
        </w:rPr>
        <w:t>c</w:t>
      </w:r>
      <w:r w:rsidRPr="002170B4">
        <w:rPr>
          <w:lang w:val="en-GB"/>
        </w:rPr>
        <w:t xml:space="preserve">onjunction level and system level results have been analysed to compare </w:t>
      </w:r>
      <w:r w:rsidR="003E358F">
        <w:rPr>
          <w:lang w:val="en-GB"/>
        </w:rPr>
        <w:t xml:space="preserve">the </w:t>
      </w:r>
      <w:r>
        <w:rPr>
          <w:lang w:val="en-GB"/>
        </w:rPr>
        <w:t xml:space="preserve">lubricated and </w:t>
      </w:r>
      <w:r w:rsidRPr="002170B4">
        <w:rPr>
          <w:lang w:val="en-GB"/>
        </w:rPr>
        <w:t>conventional dry</w:t>
      </w:r>
      <w:r w:rsidR="006A6D12">
        <w:rPr>
          <w:lang w:val="en-GB"/>
        </w:rPr>
        <w:t>-</w:t>
      </w:r>
      <w:r>
        <w:rPr>
          <w:lang w:val="en-GB"/>
        </w:rPr>
        <w:t xml:space="preserve">bearing </w:t>
      </w:r>
      <w:r w:rsidRPr="002170B4">
        <w:rPr>
          <w:lang w:val="en-GB"/>
        </w:rPr>
        <w:t>modelling techniques in a</w:t>
      </w:r>
      <w:ins w:id="104" w:author="Harry Questa" w:date="2023-01-10T17:42:00Z">
        <w:r w:rsidR="00996834">
          <w:rPr>
            <w:lang w:val="en-GB"/>
          </w:rPr>
          <w:t xml:space="preserve"> </w:t>
        </w:r>
        <w:commentRangeStart w:id="105"/>
        <w:r w:rsidR="00996834" w:rsidRPr="00996834">
          <w:rPr>
            <w:highlight w:val="yellow"/>
            <w:lang w:val="en-GB"/>
            <w:rPrChange w:id="106" w:author="Harry Questa" w:date="2023-01-10T17:43:00Z">
              <w:rPr>
                <w:lang w:val="en-GB"/>
              </w:rPr>
            </w:rPrChange>
          </w:rPr>
          <w:t>flexible</w:t>
        </w:r>
      </w:ins>
      <w:commentRangeEnd w:id="105"/>
      <w:ins w:id="107" w:author="Harry Questa" w:date="2023-01-10T17:43:00Z">
        <w:r w:rsidR="00996834">
          <w:rPr>
            <w:rStyle w:val="CommentReference"/>
            <w:rFonts w:eastAsia="SimSun"/>
            <w:noProof/>
            <w:snapToGrid/>
            <w:lang w:eastAsia="zh-CN" w:bidi="ar-SA"/>
          </w:rPr>
          <w:commentReference w:id="105"/>
        </w:r>
      </w:ins>
      <w:ins w:id="108" w:author="Harry Questa" w:date="2023-01-10T17:42:00Z">
        <w:r w:rsidR="00996834" w:rsidRPr="00996834">
          <w:rPr>
            <w:highlight w:val="yellow"/>
            <w:lang w:val="en-GB"/>
            <w:rPrChange w:id="109" w:author="Harry Questa" w:date="2023-01-10T17:43:00Z">
              <w:rPr>
                <w:lang w:val="en-GB"/>
              </w:rPr>
            </w:rPrChange>
          </w:rPr>
          <w:t xml:space="preserve"> multi-body dynamic</w:t>
        </w:r>
      </w:ins>
      <w:r w:rsidRPr="00996834">
        <w:rPr>
          <w:highlight w:val="yellow"/>
          <w:lang w:val="en-GB"/>
          <w:rPrChange w:id="110" w:author="Harry Questa" w:date="2023-01-10T17:43:00Z">
            <w:rPr>
              <w:lang w:val="en-GB"/>
            </w:rPr>
          </w:rPrChange>
        </w:rPr>
        <w:t xml:space="preserve"> </w:t>
      </w:r>
      <w:ins w:id="111" w:author="Harry Questa" w:date="2023-01-10T17:42:00Z">
        <w:r w:rsidR="00996834" w:rsidRPr="00996834">
          <w:rPr>
            <w:highlight w:val="yellow"/>
            <w:lang w:val="en-GB"/>
            <w:rPrChange w:id="112" w:author="Harry Questa" w:date="2023-01-10T17:43:00Z">
              <w:rPr>
                <w:lang w:val="en-GB"/>
              </w:rPr>
            </w:rPrChange>
          </w:rPr>
          <w:t>(</w:t>
        </w:r>
      </w:ins>
      <w:r w:rsidRPr="00996834">
        <w:rPr>
          <w:highlight w:val="yellow"/>
          <w:lang w:val="en-GB"/>
          <w:rPrChange w:id="113" w:author="Harry Questa" w:date="2023-01-10T17:43:00Z">
            <w:rPr>
              <w:lang w:val="en-GB"/>
            </w:rPr>
          </w:rPrChange>
        </w:rPr>
        <w:t>FMBD</w:t>
      </w:r>
      <w:ins w:id="114" w:author="Harry Questa" w:date="2023-01-10T17:43:00Z">
        <w:r w:rsidR="00996834" w:rsidRPr="00996834">
          <w:rPr>
            <w:highlight w:val="yellow"/>
            <w:lang w:val="en-GB"/>
            <w:rPrChange w:id="115" w:author="Harry Questa" w:date="2023-01-10T17:43:00Z">
              <w:rPr>
                <w:lang w:val="en-GB"/>
              </w:rPr>
            </w:rPrChange>
          </w:rPr>
          <w:t>)</w:t>
        </w:r>
      </w:ins>
      <w:r w:rsidRPr="00996834">
        <w:rPr>
          <w:highlight w:val="yellow"/>
          <w:lang w:val="en-GB"/>
          <w:rPrChange w:id="116" w:author="Harry Questa" w:date="2023-01-10T17:43:00Z">
            <w:rPr>
              <w:lang w:val="en-GB"/>
            </w:rPr>
          </w:rPrChange>
        </w:rPr>
        <w:t xml:space="preserve"> environment.</w:t>
      </w:r>
    </w:p>
    <w:p w14:paraId="5B0CA163" w14:textId="29B48813" w:rsidR="0052159B" w:rsidRPr="002170B4" w:rsidRDefault="0052159B" w:rsidP="00474B2F">
      <w:pPr>
        <w:pStyle w:val="MDPI31text"/>
        <w:rPr>
          <w:lang w:val="en-GB"/>
        </w:rPr>
      </w:pPr>
      <w:r w:rsidRPr="002170B4">
        <w:rPr>
          <w:lang w:val="en-GB"/>
        </w:rPr>
        <w:t>Results show that the film thickness reaches 4.15</w:t>
      </w:r>
      <w:r w:rsidR="00A8075B" w:rsidRPr="00A8075B">
        <w:rPr>
          <w:lang w:val="en-GB"/>
        </w:rPr>
        <w:t xml:space="preserve"> </w:t>
      </w:r>
      <w:r w:rsidRPr="002170B4">
        <w:rPr>
          <w:lang w:val="en-GB"/>
        </w:rPr>
        <w:t>µm at 21</w:t>
      </w:r>
      <w:r w:rsidR="00A60E42">
        <w:rPr>
          <w:lang w:val="en-GB"/>
        </w:rPr>
        <w:t>,</w:t>
      </w:r>
      <w:r w:rsidRPr="002170B4">
        <w:rPr>
          <w:lang w:val="en-GB"/>
        </w:rPr>
        <w:t>000</w:t>
      </w:r>
      <w:r w:rsidR="00A8075B" w:rsidRPr="00A8075B">
        <w:rPr>
          <w:lang w:val="en-GB"/>
        </w:rPr>
        <w:t xml:space="preserve"> </w:t>
      </w:r>
      <w:r w:rsidRPr="002170B4">
        <w:rPr>
          <w:lang w:val="en-GB"/>
        </w:rPr>
        <w:t>rpm. This leads to 9.6 times greater contact forces and hence 24.9</w:t>
      </w:r>
      <w:r w:rsidR="008A5AB4">
        <w:rPr>
          <w:lang w:val="en-GB"/>
        </w:rPr>
        <w:t>%</w:t>
      </w:r>
      <w:r w:rsidRPr="002170B4">
        <w:rPr>
          <w:lang w:val="en-GB"/>
        </w:rPr>
        <w:t xml:space="preserve"> greater contact stiffness between the dry and lubricated models due to </w:t>
      </w:r>
      <w:r w:rsidR="003E358F">
        <w:rPr>
          <w:lang w:val="en-GB"/>
        </w:rPr>
        <w:t xml:space="preserve">the </w:t>
      </w:r>
      <w:r w:rsidRPr="002170B4">
        <w:rPr>
          <w:lang w:val="en-GB"/>
        </w:rPr>
        <w:t xml:space="preserve">lubricant entrainment and non-linear </w:t>
      </w:r>
      <w:r>
        <w:rPr>
          <w:lang w:val="en-GB"/>
        </w:rPr>
        <w:t>H</w:t>
      </w:r>
      <w:r w:rsidRPr="002170B4">
        <w:rPr>
          <w:lang w:val="en-GB"/>
        </w:rPr>
        <w:t>ertzian force</w:t>
      </w:r>
      <w:r w:rsidR="00971F1C">
        <w:rPr>
          <w:lang w:val="en-GB" w:bidi="ar-SA"/>
        </w:rPr>
        <w:t>–</w:t>
      </w:r>
      <w:r w:rsidRPr="002170B4">
        <w:rPr>
          <w:lang w:val="en-GB"/>
        </w:rPr>
        <w:t xml:space="preserve">deflection relationship. The contribution of all </w:t>
      </w:r>
      <w:r w:rsidR="005A164D">
        <w:rPr>
          <w:lang w:val="en-GB"/>
        </w:rPr>
        <w:t xml:space="preserve">the </w:t>
      </w:r>
      <w:r w:rsidRPr="002170B4">
        <w:rPr>
          <w:lang w:val="en-GB"/>
        </w:rPr>
        <w:t>rolling elements leads to the lubricated model having a 16.6</w:t>
      </w:r>
      <w:r w:rsidR="008A5AB4">
        <w:rPr>
          <w:lang w:val="en-GB"/>
        </w:rPr>
        <w:t>%</w:t>
      </w:r>
      <w:r w:rsidRPr="002170B4">
        <w:rPr>
          <w:lang w:val="en-GB"/>
        </w:rPr>
        <w:t xml:space="preserve"> greater maximum total bearing stiffness at 21</w:t>
      </w:r>
      <w:r w:rsidR="00A60E42">
        <w:rPr>
          <w:lang w:val="en-GB"/>
        </w:rPr>
        <w:t>,</w:t>
      </w:r>
      <w:r w:rsidRPr="002170B4">
        <w:rPr>
          <w:lang w:val="en-GB"/>
        </w:rPr>
        <w:t>000</w:t>
      </w:r>
      <w:r w:rsidR="00A8075B" w:rsidRPr="00A8075B">
        <w:rPr>
          <w:lang w:val="en-GB"/>
        </w:rPr>
        <w:t xml:space="preserve"> </w:t>
      </w:r>
      <w:r w:rsidRPr="002170B4">
        <w:rPr>
          <w:lang w:val="en-GB"/>
        </w:rPr>
        <w:t xml:space="preserve">rpm than the dry model. Moreover, this stiffness is shown to </w:t>
      </w:r>
      <w:r>
        <w:rPr>
          <w:lang w:val="en-GB"/>
        </w:rPr>
        <w:t xml:space="preserve">increase </w:t>
      </w:r>
      <w:r w:rsidRPr="002170B4">
        <w:rPr>
          <w:lang w:val="en-GB"/>
        </w:rPr>
        <w:t xml:space="preserve">with speed due to the </w:t>
      </w:r>
      <w:r>
        <w:rPr>
          <w:lang w:val="en-GB"/>
        </w:rPr>
        <w:t xml:space="preserve">film thickness increasing with </w:t>
      </w:r>
      <w:r w:rsidR="00971F1C">
        <w:rPr>
          <w:lang w:val="en-GB"/>
        </w:rPr>
        <w:t xml:space="preserve">the </w:t>
      </w:r>
      <w:r>
        <w:rPr>
          <w:lang w:val="en-GB"/>
        </w:rPr>
        <w:t>entrainment velocity</w:t>
      </w:r>
      <w:r w:rsidRPr="002170B4">
        <w:rPr>
          <w:lang w:val="en-GB"/>
        </w:rPr>
        <w:t>;</w:t>
      </w:r>
      <w:r w:rsidR="00971F1C">
        <w:rPr>
          <w:lang w:val="en-GB"/>
        </w:rPr>
        <w:t xml:space="preserve"> this is</w:t>
      </w:r>
      <w:r w:rsidRPr="002170B4">
        <w:rPr>
          <w:lang w:val="en-GB"/>
        </w:rPr>
        <w:t xml:space="preserve"> something that dry models do not account for.</w:t>
      </w:r>
    </w:p>
    <w:p w14:paraId="0E9840AA" w14:textId="10565768" w:rsidR="0052159B" w:rsidRPr="002170B4" w:rsidRDefault="0052159B" w:rsidP="00474B2F">
      <w:pPr>
        <w:pStyle w:val="MDPI31text"/>
        <w:rPr>
          <w:lang w:val="en-GB"/>
        </w:rPr>
      </w:pPr>
      <w:r w:rsidRPr="002170B4">
        <w:rPr>
          <w:lang w:val="en-GB"/>
        </w:rPr>
        <w:t xml:space="preserve">This increase in </w:t>
      </w:r>
      <w:r w:rsidR="00594848">
        <w:rPr>
          <w:lang w:val="en-GB"/>
        </w:rPr>
        <w:t xml:space="preserve">the </w:t>
      </w:r>
      <w:r w:rsidRPr="002170B4">
        <w:rPr>
          <w:lang w:val="en-GB"/>
        </w:rPr>
        <w:t>total bearing stiffness leads to a change in the stiffness of the total system. By modelling the shaft as a flexible body, the influence on the natural frequency</w:t>
      </w:r>
      <w:r>
        <w:rPr>
          <w:lang w:val="en-GB"/>
        </w:rPr>
        <w:t xml:space="preserve"> of the system</w:t>
      </w:r>
      <w:r w:rsidRPr="002170B4">
        <w:rPr>
          <w:lang w:val="en-GB"/>
        </w:rPr>
        <w:t xml:space="preserve"> is seen. The resonant peak at 12</w:t>
      </w:r>
      <w:r w:rsidR="00A60E42">
        <w:rPr>
          <w:lang w:val="en-GB"/>
        </w:rPr>
        <w:t>,</w:t>
      </w:r>
      <w:r w:rsidRPr="002170B4">
        <w:rPr>
          <w:lang w:val="en-GB"/>
        </w:rPr>
        <w:t>500</w:t>
      </w:r>
      <w:r w:rsidR="00A8075B" w:rsidRPr="00A8075B">
        <w:rPr>
          <w:lang w:val="en-GB"/>
        </w:rPr>
        <w:t xml:space="preserve"> </w:t>
      </w:r>
      <w:r w:rsidRPr="002170B4">
        <w:rPr>
          <w:lang w:val="en-GB"/>
        </w:rPr>
        <w:t>rpm shifts 250</w:t>
      </w:r>
      <w:r w:rsidR="00A8075B" w:rsidRPr="00A8075B">
        <w:rPr>
          <w:lang w:val="en-GB"/>
        </w:rPr>
        <w:t xml:space="preserve"> </w:t>
      </w:r>
      <w:r w:rsidRPr="002170B4">
        <w:rPr>
          <w:lang w:val="en-GB"/>
        </w:rPr>
        <w:t>rpm higher in the lubricated model</w:t>
      </w:r>
      <w:r>
        <w:rPr>
          <w:lang w:val="en-GB"/>
        </w:rPr>
        <w:t>,</w:t>
      </w:r>
      <w:r w:rsidRPr="002170B4">
        <w:rPr>
          <w:lang w:val="en-GB"/>
        </w:rPr>
        <w:t xml:space="preserve"> which coincides with </w:t>
      </w:r>
      <w:r w:rsidR="00594848">
        <w:rPr>
          <w:lang w:val="en-GB"/>
        </w:rPr>
        <w:t xml:space="preserve">the </w:t>
      </w:r>
      <w:r w:rsidRPr="002170B4">
        <w:rPr>
          <w:lang w:val="en-GB"/>
        </w:rPr>
        <w:t>higher frequency excitation from the gear meshing.</w:t>
      </w:r>
    </w:p>
    <w:p w14:paraId="01F56A3E" w14:textId="604424AC" w:rsidR="0052159B" w:rsidRDefault="0052159B" w:rsidP="00474B2F">
      <w:pPr>
        <w:pStyle w:val="MDPI31text"/>
        <w:rPr>
          <w:lang w:val="en-GB"/>
        </w:rPr>
      </w:pPr>
      <w:r w:rsidRPr="002170B4">
        <w:rPr>
          <w:lang w:val="en-GB"/>
        </w:rPr>
        <w:t xml:space="preserve">Understanding the influence of </w:t>
      </w:r>
      <w:r w:rsidR="00594848">
        <w:rPr>
          <w:lang w:val="en-GB"/>
        </w:rPr>
        <w:t xml:space="preserve">the </w:t>
      </w:r>
      <w:r w:rsidRPr="002170B4">
        <w:rPr>
          <w:lang w:val="en-GB"/>
        </w:rPr>
        <w:t xml:space="preserve">roller bearings on </w:t>
      </w:r>
      <w:r w:rsidR="00594848">
        <w:rPr>
          <w:lang w:val="en-GB"/>
        </w:rPr>
        <w:t xml:space="preserve">the </w:t>
      </w:r>
      <w:r w:rsidRPr="002170B4">
        <w:rPr>
          <w:lang w:val="en-GB"/>
        </w:rPr>
        <w:t xml:space="preserve">transmission stiffness is of particular importance in automotive applications, and this change shows the effect of the lubricant film on the already complex contact phenomena. Neglecting the effect of the lubricant film can lead to an underestimation of </w:t>
      </w:r>
      <w:r w:rsidR="00BC2A84">
        <w:rPr>
          <w:lang w:val="en-GB"/>
        </w:rPr>
        <w:t xml:space="preserve">the </w:t>
      </w:r>
      <w:r w:rsidRPr="002170B4">
        <w:rPr>
          <w:lang w:val="en-GB"/>
        </w:rPr>
        <w:t xml:space="preserve">bearing stiffness, impacting the accuracy of dynamic analyses such as noise, </w:t>
      </w:r>
      <w:proofErr w:type="gramStart"/>
      <w:r w:rsidRPr="002170B4">
        <w:rPr>
          <w:lang w:val="en-GB"/>
        </w:rPr>
        <w:t>vibration</w:t>
      </w:r>
      <w:proofErr w:type="gramEnd"/>
      <w:r w:rsidRPr="002170B4">
        <w:rPr>
          <w:lang w:val="en-GB"/>
        </w:rPr>
        <w:t xml:space="preserve"> and harshness (NVH) prediction. As transmissions operate at higher speeds with more complex interconnected structures and noise paths, it is important that these behaviours are modelled accurately. Furthermore, underestimation of </w:t>
      </w:r>
      <w:r w:rsidR="000A632A">
        <w:rPr>
          <w:lang w:val="en-GB"/>
        </w:rPr>
        <w:t xml:space="preserve">the </w:t>
      </w:r>
      <w:r w:rsidRPr="002170B4">
        <w:rPr>
          <w:lang w:val="en-GB"/>
        </w:rPr>
        <w:t xml:space="preserve">contact forces will also lead to a miscalculation of contact pressures, impacting future sub-surface stress and wear analyses for </w:t>
      </w:r>
      <w:r w:rsidR="000A632A">
        <w:rPr>
          <w:lang w:val="en-GB"/>
        </w:rPr>
        <w:t xml:space="preserve">the </w:t>
      </w:r>
      <w:r w:rsidRPr="002170B4">
        <w:rPr>
          <w:lang w:val="en-GB"/>
        </w:rPr>
        <w:t xml:space="preserve">life predictions of these </w:t>
      </w:r>
      <w:commentRangeStart w:id="117"/>
      <w:del w:id="118" w:author="Harry Questa" w:date="2023-01-10T17:42:00Z">
        <w:r w:rsidRPr="00996834" w:rsidDel="00C70C7E">
          <w:rPr>
            <w:highlight w:val="yellow"/>
            <w:lang w:val="en-GB"/>
            <w:rPrChange w:id="119" w:author="Harry Questa" w:date="2023-01-10T17:43:00Z">
              <w:rPr>
                <w:lang w:val="en-GB"/>
              </w:rPr>
            </w:rPrChange>
          </w:rPr>
          <w:delText xml:space="preserve">crucial </w:delText>
        </w:r>
      </w:del>
      <w:ins w:id="120" w:author="Harry Questa" w:date="2023-01-10T17:42:00Z">
        <w:r w:rsidR="00C70C7E" w:rsidRPr="00996834">
          <w:rPr>
            <w:highlight w:val="yellow"/>
            <w:lang w:val="en-GB"/>
            <w:rPrChange w:id="121" w:author="Harry Questa" w:date="2023-01-10T17:43:00Z">
              <w:rPr>
                <w:lang w:val="en-GB"/>
              </w:rPr>
            </w:rPrChange>
          </w:rPr>
          <w:t>critical</w:t>
        </w:r>
      </w:ins>
      <w:commentRangeEnd w:id="117"/>
      <w:ins w:id="122" w:author="Harry Questa" w:date="2023-01-10T17:43:00Z">
        <w:r w:rsidR="00996834" w:rsidRPr="00996834">
          <w:rPr>
            <w:rStyle w:val="CommentReference"/>
            <w:rFonts w:eastAsia="SimSun"/>
            <w:noProof/>
            <w:snapToGrid/>
            <w:highlight w:val="yellow"/>
            <w:lang w:eastAsia="zh-CN" w:bidi="ar-SA"/>
            <w:rPrChange w:id="123" w:author="Harry Questa" w:date="2023-01-10T17:43:00Z">
              <w:rPr>
                <w:rStyle w:val="CommentReference"/>
                <w:rFonts w:eastAsia="SimSun"/>
                <w:noProof/>
                <w:snapToGrid/>
                <w:lang w:eastAsia="zh-CN" w:bidi="ar-SA"/>
              </w:rPr>
            </w:rPrChange>
          </w:rPr>
          <w:commentReference w:id="117"/>
        </w:r>
      </w:ins>
      <w:ins w:id="124" w:author="Harry Questa" w:date="2023-01-10T17:42:00Z">
        <w:r w:rsidR="00C70C7E" w:rsidRPr="002170B4">
          <w:rPr>
            <w:lang w:val="en-GB"/>
          </w:rPr>
          <w:t xml:space="preserve"> </w:t>
        </w:r>
      </w:ins>
      <w:r w:rsidRPr="002170B4">
        <w:rPr>
          <w:lang w:val="en-GB"/>
        </w:rPr>
        <w:t>machine elements</w:t>
      </w:r>
      <w:r>
        <w:rPr>
          <w:lang w:val="en-GB"/>
        </w:rPr>
        <w:t>.</w:t>
      </w:r>
    </w:p>
    <w:p w14:paraId="3EF96DA4" w14:textId="002FCA34" w:rsidR="0052159B" w:rsidRPr="00602FA3" w:rsidRDefault="0052159B" w:rsidP="00474B2F">
      <w:pPr>
        <w:pStyle w:val="MDPI31text"/>
        <w:rPr>
          <w:lang w:val="en-GB"/>
        </w:rPr>
      </w:pPr>
      <w:r w:rsidRPr="00602FA3">
        <w:rPr>
          <w:lang w:val="en-GB"/>
        </w:rPr>
        <w:t>Further developments of this work aim to include more complex rheological phenomena, accounting for thermal and starvation effects at high speeds. Computational efficiency must also be maintained when embedding these models within FMBD environments, due to the iterative nature of the EHL solution.</w:t>
      </w:r>
    </w:p>
    <w:p w14:paraId="01F0115D" w14:textId="446CCC96" w:rsidR="0052159B" w:rsidRDefault="0052159B" w:rsidP="00474B2F">
      <w:pPr>
        <w:pStyle w:val="MDPI31text"/>
        <w:rPr>
          <w:lang w:val="en-GB"/>
        </w:rPr>
      </w:pPr>
      <w:r w:rsidRPr="00602FA3">
        <w:rPr>
          <w:lang w:val="en-GB"/>
        </w:rPr>
        <w:lastRenderedPageBreak/>
        <w:t>The presented work establishes the necessity of a multi-physics approach to model the tribology and dynamics of high-speed rolling element bearings. This is essential for future powertrain modelling to ensure accurate component and system level behaviour.</w:t>
      </w:r>
    </w:p>
    <w:p w14:paraId="58767238" w14:textId="7CEDB5F2" w:rsidR="0052159B" w:rsidRDefault="00474B2F" w:rsidP="00474B2F">
      <w:pPr>
        <w:pStyle w:val="MDPI62BackMatter"/>
        <w:spacing w:before="240"/>
      </w:pPr>
      <w:r w:rsidRPr="00474B2F">
        <w:rPr>
          <w:b/>
        </w:rPr>
        <w:t>Author Contribution</w:t>
      </w:r>
      <w:r w:rsidR="0052159B" w:rsidRPr="00474B2F">
        <w:rPr>
          <w:b/>
        </w:rPr>
        <w:t xml:space="preserve">s: </w:t>
      </w:r>
      <w:proofErr w:type="spellStart"/>
      <w:r w:rsidR="0052159B" w:rsidRPr="00CB6E3E">
        <w:t>Conceptuali</w:t>
      </w:r>
      <w:r w:rsidR="006A6D12">
        <w:t>s</w:t>
      </w:r>
      <w:r w:rsidR="0052159B" w:rsidRPr="00CB6E3E">
        <w:t>ation</w:t>
      </w:r>
      <w:proofErr w:type="spellEnd"/>
      <w:r w:rsidR="0052159B" w:rsidRPr="00CB6E3E">
        <w:t>, H.Q.</w:t>
      </w:r>
      <w:r w:rsidR="0052159B">
        <w:t xml:space="preserve">, </w:t>
      </w:r>
      <w:commentRangeStart w:id="125"/>
      <w:commentRangeStart w:id="126"/>
      <w:r w:rsidR="0052159B" w:rsidRPr="002E5DE7">
        <w:rPr>
          <w:highlight w:val="yellow"/>
        </w:rPr>
        <w:t>M.</w:t>
      </w:r>
      <w:commentRangeEnd w:id="125"/>
      <w:r w:rsidR="002E5DE7">
        <w:rPr>
          <w:rStyle w:val="CommentReference"/>
          <w:rFonts w:eastAsia="SimSun"/>
          <w:noProof/>
          <w:snapToGrid/>
          <w:lang w:eastAsia="zh-CN" w:bidi="ar-SA"/>
        </w:rPr>
        <w:commentReference w:id="125"/>
      </w:r>
      <w:commentRangeEnd w:id="126"/>
      <w:r w:rsidR="001251E9">
        <w:rPr>
          <w:rStyle w:val="CommentReference"/>
          <w:rFonts w:eastAsia="SimSun"/>
          <w:noProof/>
          <w:snapToGrid/>
          <w:lang w:eastAsia="zh-CN" w:bidi="ar-SA"/>
        </w:rPr>
        <w:commentReference w:id="126"/>
      </w:r>
      <w:r w:rsidR="0008144F">
        <w:t>M</w:t>
      </w:r>
      <w:r w:rsidR="0052159B">
        <w:t>., S.T.</w:t>
      </w:r>
      <w:r w:rsidR="0052159B" w:rsidRPr="00CB6E3E">
        <w:t xml:space="preserve">; methodology, </w:t>
      </w:r>
      <w:r w:rsidR="0052159B">
        <w:t xml:space="preserve">H.Q. and </w:t>
      </w:r>
      <w:r w:rsidR="0008144F">
        <w:rPr>
          <w:highlight w:val="yellow"/>
        </w:rPr>
        <w:t>M.M.</w:t>
      </w:r>
      <w:r w:rsidR="0052159B" w:rsidRPr="00CB6E3E">
        <w:t xml:space="preserve">; software, </w:t>
      </w:r>
      <w:r w:rsidR="0052159B">
        <w:t>S.R.B. and G.O.</w:t>
      </w:r>
      <w:r w:rsidR="0052159B" w:rsidRPr="00CB6E3E">
        <w:t xml:space="preserve">; validation, </w:t>
      </w:r>
      <w:r w:rsidR="0052159B">
        <w:t>H.Q.;</w:t>
      </w:r>
      <w:r w:rsidR="0052159B" w:rsidRPr="00CB6E3E">
        <w:t xml:space="preserve"> formal analysis, </w:t>
      </w:r>
      <w:r w:rsidR="0052159B">
        <w:t>H.Q</w:t>
      </w:r>
      <w:r w:rsidR="0052159B" w:rsidRPr="00CB6E3E">
        <w:t xml:space="preserve">.; investigation, </w:t>
      </w:r>
      <w:r w:rsidR="0052159B">
        <w:t>H.Q</w:t>
      </w:r>
      <w:r w:rsidR="0052159B" w:rsidRPr="00CB6E3E">
        <w:t xml:space="preserve">.; resources, </w:t>
      </w:r>
      <w:r w:rsidR="0008144F">
        <w:rPr>
          <w:highlight w:val="yellow"/>
        </w:rPr>
        <w:t>M.M.</w:t>
      </w:r>
      <w:r w:rsidR="0052159B" w:rsidRPr="00D81107">
        <w:rPr>
          <w:highlight w:val="yellow"/>
        </w:rPr>
        <w:t>,</w:t>
      </w:r>
      <w:r w:rsidR="0052159B">
        <w:t xml:space="preserve"> S.T., C.P.G</w:t>
      </w:r>
      <w:r w:rsidR="0052159B" w:rsidRPr="00CB6E3E">
        <w:t>.</w:t>
      </w:r>
      <w:r w:rsidR="0052159B">
        <w:t>, S.R.B. and G.O.</w:t>
      </w:r>
      <w:r w:rsidR="0052159B" w:rsidRPr="00CB6E3E">
        <w:t xml:space="preserve">; data curation, </w:t>
      </w:r>
      <w:r w:rsidR="0052159B">
        <w:t>H.Q</w:t>
      </w:r>
      <w:r w:rsidR="0052159B" w:rsidRPr="00CB6E3E">
        <w:t xml:space="preserve">.; writing—original draft preparation, </w:t>
      </w:r>
      <w:r w:rsidR="0052159B">
        <w:t>H.Q</w:t>
      </w:r>
      <w:r w:rsidR="0052159B" w:rsidRPr="00CB6E3E">
        <w:t xml:space="preserve">.; writing—review and editing, </w:t>
      </w:r>
      <w:r w:rsidR="0052159B">
        <w:t xml:space="preserve">H.Q., </w:t>
      </w:r>
      <w:r w:rsidR="0008144F">
        <w:rPr>
          <w:highlight w:val="yellow"/>
        </w:rPr>
        <w:t>M.M.</w:t>
      </w:r>
      <w:r w:rsidR="0052159B">
        <w:t>, S.T., C.P.G</w:t>
      </w:r>
      <w:r w:rsidR="0052159B" w:rsidRPr="00CB6E3E">
        <w:t>.</w:t>
      </w:r>
      <w:r w:rsidR="0052159B">
        <w:t>, S.R.B. and G.O.</w:t>
      </w:r>
      <w:r w:rsidR="0052159B" w:rsidRPr="00CB6E3E">
        <w:t>;</w:t>
      </w:r>
      <w:r w:rsidR="0052159B">
        <w:t xml:space="preserve"> </w:t>
      </w:r>
      <w:proofErr w:type="spellStart"/>
      <w:r w:rsidR="0052159B" w:rsidRPr="00CB6E3E">
        <w:t>visuali</w:t>
      </w:r>
      <w:r w:rsidR="006A6D12">
        <w:t>s</w:t>
      </w:r>
      <w:r w:rsidR="0052159B" w:rsidRPr="00CB6E3E">
        <w:t>ation</w:t>
      </w:r>
      <w:proofErr w:type="spellEnd"/>
      <w:r w:rsidR="0052159B" w:rsidRPr="00CB6E3E">
        <w:t xml:space="preserve">, </w:t>
      </w:r>
      <w:r w:rsidR="0052159B">
        <w:t>H.Q</w:t>
      </w:r>
      <w:r w:rsidR="0052159B" w:rsidRPr="00CB6E3E">
        <w:t xml:space="preserve">.; supervision, </w:t>
      </w:r>
      <w:r w:rsidR="0008144F">
        <w:rPr>
          <w:highlight w:val="yellow"/>
        </w:rPr>
        <w:t>M.M.</w:t>
      </w:r>
      <w:r w:rsidR="0052159B">
        <w:t>, S.T., C.P.G</w:t>
      </w:r>
      <w:r w:rsidR="0052159B" w:rsidRPr="00CB6E3E">
        <w:t>.</w:t>
      </w:r>
      <w:r w:rsidR="0052159B">
        <w:t>, S.R.B. and G.O.</w:t>
      </w:r>
      <w:r w:rsidR="0052159B" w:rsidRPr="00CB6E3E">
        <w:t>;</w:t>
      </w:r>
      <w:r w:rsidR="0052159B">
        <w:t xml:space="preserve"> </w:t>
      </w:r>
      <w:r w:rsidR="0052159B" w:rsidRPr="00CB6E3E">
        <w:t xml:space="preserve">project administration, </w:t>
      </w:r>
      <w:r w:rsidR="0008144F">
        <w:t>M.M.</w:t>
      </w:r>
      <w:r w:rsidR="0052159B" w:rsidRPr="00CB6E3E">
        <w:t xml:space="preserve">; funding acquisition, </w:t>
      </w:r>
      <w:r w:rsidR="0008144F">
        <w:t>M.M.</w:t>
      </w:r>
      <w:r w:rsidR="0052159B" w:rsidRPr="00CB6E3E">
        <w:t xml:space="preserve"> All authors have read and agreed to the published version of the manuscript.</w:t>
      </w:r>
    </w:p>
    <w:p w14:paraId="38E1FD5A" w14:textId="11BC3C78" w:rsidR="00661CB1" w:rsidRDefault="00661CB1" w:rsidP="00661CB1">
      <w:pPr>
        <w:pStyle w:val="MDPI62BackMatter"/>
        <w:rPr>
          <w:highlight w:val="yellow"/>
        </w:rPr>
      </w:pPr>
      <w:commentRangeStart w:id="127"/>
      <w:commentRangeStart w:id="128"/>
      <w:r w:rsidRPr="00661CB1">
        <w:rPr>
          <w:b/>
          <w:highlight w:val="yellow"/>
        </w:rPr>
        <w:t>Funding:</w:t>
      </w:r>
      <w:r w:rsidRPr="00661CB1">
        <w:rPr>
          <w:highlight w:val="yellow"/>
        </w:rPr>
        <w:t xml:space="preserve"> </w:t>
      </w:r>
      <w:commentRangeEnd w:id="127"/>
      <w:r>
        <w:rPr>
          <w:rStyle w:val="CommentReference"/>
          <w:rFonts w:eastAsia="SimSun"/>
          <w:noProof/>
          <w:snapToGrid/>
          <w:lang w:eastAsia="zh-CN" w:bidi="ar-SA"/>
        </w:rPr>
        <w:commentReference w:id="127"/>
      </w:r>
      <w:commentRangeEnd w:id="128"/>
      <w:r w:rsidR="00633D7C">
        <w:rPr>
          <w:rStyle w:val="CommentReference"/>
          <w:rFonts w:eastAsia="SimSun"/>
          <w:noProof/>
          <w:snapToGrid/>
          <w:lang w:eastAsia="zh-CN" w:bidi="ar-SA"/>
        </w:rPr>
        <w:commentReference w:id="128"/>
      </w:r>
      <w:ins w:id="129" w:author="Harry Questa" w:date="2023-01-09T18:47:00Z">
        <w:r w:rsidR="001251E9">
          <w:rPr>
            <w:highlight w:val="yellow"/>
          </w:rPr>
          <w:t>This re</w:t>
        </w:r>
      </w:ins>
      <w:ins w:id="130" w:author="Harry Questa" w:date="2023-01-09T18:48:00Z">
        <w:r w:rsidR="001251E9">
          <w:rPr>
            <w:highlight w:val="yellow"/>
          </w:rPr>
          <w:t>search received no external funding.</w:t>
        </w:r>
      </w:ins>
    </w:p>
    <w:p w14:paraId="052E0ECF" w14:textId="7489B738" w:rsidR="00661CB1" w:rsidRPr="00661CB1" w:rsidDel="00A145E1" w:rsidRDefault="00661CB1">
      <w:pPr>
        <w:pStyle w:val="MDPI62BackMatter"/>
        <w:ind w:left="0"/>
        <w:rPr>
          <w:del w:id="131" w:author="Harry Questa" w:date="2023-01-09T18:48:00Z"/>
          <w:highlight w:val="yellow"/>
        </w:rPr>
        <w:pPrChange w:id="132" w:author="Harry Questa" w:date="2023-01-09T18:48:00Z">
          <w:pPr>
            <w:pStyle w:val="MDPI62BackMatter"/>
          </w:pPr>
        </w:pPrChange>
      </w:pPr>
      <w:commentRangeStart w:id="133"/>
      <w:commentRangeStart w:id="134"/>
      <w:del w:id="135" w:author="Harry Questa" w:date="2023-01-09T18:48:00Z">
        <w:r w:rsidRPr="00661CB1" w:rsidDel="00A145E1">
          <w:rPr>
            <w:b/>
            <w:highlight w:val="yellow"/>
          </w:rPr>
          <w:delText>Institutional Review Board Statement:</w:delText>
        </w:r>
        <w:r w:rsidRPr="00661CB1" w:rsidDel="00A145E1">
          <w:rPr>
            <w:highlight w:val="yellow"/>
          </w:rPr>
          <w:delText xml:space="preserve"> </w:delText>
        </w:r>
        <w:commentRangeEnd w:id="133"/>
        <w:r w:rsidDel="00A145E1">
          <w:rPr>
            <w:rStyle w:val="CommentReference"/>
            <w:rFonts w:eastAsia="SimSun"/>
            <w:noProof/>
            <w:snapToGrid/>
            <w:lang w:eastAsia="zh-CN" w:bidi="ar-SA"/>
          </w:rPr>
          <w:commentReference w:id="133"/>
        </w:r>
      </w:del>
      <w:commentRangeEnd w:id="134"/>
      <w:r w:rsidR="00633D7C">
        <w:rPr>
          <w:rStyle w:val="CommentReference"/>
          <w:rFonts w:eastAsia="SimSun"/>
          <w:noProof/>
          <w:snapToGrid/>
          <w:lang w:eastAsia="zh-CN" w:bidi="ar-SA"/>
        </w:rPr>
        <w:commentReference w:id="134"/>
      </w:r>
    </w:p>
    <w:p w14:paraId="7C2225A5" w14:textId="03003A97" w:rsidR="00661CB1" w:rsidRPr="00661CB1" w:rsidRDefault="00661CB1" w:rsidP="00661CB1">
      <w:pPr>
        <w:pStyle w:val="MDPI62BackMatter"/>
        <w:rPr>
          <w:highlight w:val="yellow"/>
        </w:rPr>
      </w:pPr>
      <w:commentRangeStart w:id="136"/>
      <w:commentRangeStart w:id="137"/>
      <w:r w:rsidRPr="00661CB1">
        <w:rPr>
          <w:b/>
          <w:highlight w:val="yellow"/>
        </w:rPr>
        <w:t>Informed Consent Statement:</w:t>
      </w:r>
      <w:r w:rsidRPr="00661CB1">
        <w:rPr>
          <w:highlight w:val="yellow"/>
        </w:rPr>
        <w:t xml:space="preserve"> </w:t>
      </w:r>
      <w:commentRangeEnd w:id="136"/>
      <w:r>
        <w:rPr>
          <w:rStyle w:val="CommentReference"/>
          <w:rFonts w:eastAsia="SimSun"/>
          <w:noProof/>
          <w:snapToGrid/>
          <w:lang w:eastAsia="zh-CN" w:bidi="ar-SA"/>
        </w:rPr>
        <w:commentReference w:id="136"/>
      </w:r>
      <w:commentRangeEnd w:id="137"/>
      <w:r w:rsidR="00633D7C">
        <w:rPr>
          <w:rStyle w:val="CommentReference"/>
          <w:rFonts w:eastAsia="SimSun"/>
          <w:noProof/>
          <w:snapToGrid/>
          <w:lang w:eastAsia="zh-CN" w:bidi="ar-SA"/>
        </w:rPr>
        <w:commentReference w:id="137"/>
      </w:r>
      <w:ins w:id="138" w:author="Harry Questa" w:date="2023-01-09T18:49:00Z">
        <w:r w:rsidR="00633D7C" w:rsidRPr="00633D7C">
          <w:rPr>
            <w:highlight w:val="yellow"/>
            <w:rPrChange w:id="139" w:author="Harry Questa" w:date="2023-01-09T18:49:00Z">
              <w:rPr>
                <w:rStyle w:val="cf01"/>
              </w:rPr>
            </w:rPrChange>
          </w:rPr>
          <w:t>Not applicable.</w:t>
        </w:r>
      </w:ins>
    </w:p>
    <w:p w14:paraId="5308C4CE" w14:textId="74BCA703" w:rsidR="0052159B" w:rsidRPr="00613B31" w:rsidRDefault="0052159B" w:rsidP="00474B2F">
      <w:pPr>
        <w:pStyle w:val="MDPI62BackMatter"/>
      </w:pPr>
      <w:r w:rsidRPr="00474B2F">
        <w:rPr>
          <w:b/>
        </w:rPr>
        <w:t xml:space="preserve">Data Availability Statement: </w:t>
      </w:r>
      <w:r>
        <w:t>All data supporting the results are available in the paper</w:t>
      </w:r>
      <w:r w:rsidR="00661CB1">
        <w:t>.</w:t>
      </w:r>
    </w:p>
    <w:p w14:paraId="1272F359" w14:textId="0460208B" w:rsidR="0052159B" w:rsidRPr="00613B31" w:rsidRDefault="0052159B" w:rsidP="00474B2F">
      <w:pPr>
        <w:pStyle w:val="MDPI62BackMatter"/>
      </w:pPr>
      <w:commentRangeStart w:id="140"/>
      <w:commentRangeStart w:id="141"/>
      <w:r w:rsidRPr="00474B2F">
        <w:rPr>
          <w:b/>
        </w:rPr>
        <w:t>Acknowledgments</w:t>
      </w:r>
      <w:commentRangeEnd w:id="140"/>
      <w:r w:rsidR="00474B2F" w:rsidRPr="00474B2F">
        <w:rPr>
          <w:rStyle w:val="CommentReference"/>
          <w:rFonts w:eastAsia="SimSun"/>
          <w:b/>
          <w:noProof/>
          <w:snapToGrid/>
          <w:lang w:eastAsia="zh-CN" w:bidi="ar-SA"/>
        </w:rPr>
        <w:commentReference w:id="140"/>
      </w:r>
      <w:commentRangeEnd w:id="141"/>
      <w:r w:rsidR="00D12339">
        <w:rPr>
          <w:rStyle w:val="CommentReference"/>
          <w:rFonts w:eastAsia="SimSun"/>
          <w:noProof/>
          <w:snapToGrid/>
          <w:lang w:eastAsia="zh-CN" w:bidi="ar-SA"/>
        </w:rPr>
        <w:commentReference w:id="141"/>
      </w:r>
      <w:r w:rsidRPr="00474B2F">
        <w:rPr>
          <w:b/>
        </w:rPr>
        <w:t>:</w:t>
      </w:r>
      <w:r w:rsidRPr="00613B31">
        <w:t xml:space="preserve"> </w:t>
      </w:r>
      <w:r w:rsidRPr="0022016C">
        <w:t>The authors wish to acknowledge the support of the Loughborough University Wolfson School of Mechanical, Electrical and Manufacturing Engineering PhD Studentship Scheme and the support of AVL List GmbH</w:t>
      </w:r>
      <w:r w:rsidR="00661CB1">
        <w:t>.</w:t>
      </w:r>
    </w:p>
    <w:p w14:paraId="5EEE4F02" w14:textId="77777777" w:rsidR="0052159B" w:rsidRDefault="0052159B" w:rsidP="00474B2F">
      <w:pPr>
        <w:pStyle w:val="MDPI62BackMatter"/>
      </w:pPr>
      <w:r w:rsidRPr="00474B2F">
        <w:rPr>
          <w:b/>
        </w:rPr>
        <w:t xml:space="preserve">Conflicts of Interest: </w:t>
      </w:r>
      <w:r w:rsidRPr="00613B31">
        <w:t>The authors declare no conflict of interest</w:t>
      </w:r>
      <w:r>
        <w:t>.</w:t>
      </w:r>
    </w:p>
    <w:p w14:paraId="7759E9F9" w14:textId="0EDE77D0" w:rsidR="0052159B" w:rsidRDefault="0052159B" w:rsidP="00474B2F">
      <w:pPr>
        <w:pStyle w:val="MDPI21heading1"/>
        <w:rPr>
          <w:bCs/>
        </w:rPr>
      </w:pPr>
      <w:r w:rsidRPr="00CD0FB3">
        <w:t>Nomenclature</w:t>
      </w:r>
    </w:p>
    <w:tbl>
      <w:tblPr>
        <w:tblW w:w="7857" w:type="dxa"/>
        <w:tblInd w:w="2608" w:type="dxa"/>
        <w:tblLayout w:type="fixed"/>
        <w:tblCellMar>
          <w:left w:w="0" w:type="dxa"/>
          <w:right w:w="0" w:type="dxa"/>
        </w:tblCellMar>
        <w:tblLook w:val="04A0" w:firstRow="1" w:lastRow="0" w:firstColumn="1" w:lastColumn="0" w:noHBand="0" w:noVBand="1"/>
      </w:tblPr>
      <w:tblGrid>
        <w:gridCol w:w="1361"/>
        <w:gridCol w:w="6496"/>
      </w:tblGrid>
      <w:tr w:rsidR="0052159B" w:rsidRPr="00474B2F" w14:paraId="4DB63FB5" w14:textId="77777777" w:rsidTr="00AC3D13">
        <w:tc>
          <w:tcPr>
            <w:tcW w:w="1361" w:type="dxa"/>
            <w:shd w:val="clear" w:color="auto" w:fill="auto"/>
            <w:vAlign w:val="center"/>
          </w:tcPr>
          <w:p w14:paraId="4F71E506" w14:textId="77777777" w:rsidR="0052159B" w:rsidRPr="007C279C" w:rsidRDefault="0052159B" w:rsidP="00474B2F">
            <w:pPr>
              <w:pStyle w:val="MDPI42tablebody"/>
              <w:autoSpaceDE w:val="0"/>
              <w:autoSpaceDN w:val="0"/>
              <w:spacing w:line="240" w:lineRule="auto"/>
              <w:jc w:val="left"/>
              <w:rPr>
                <w:szCs w:val="18"/>
              </w:rPr>
            </w:pPr>
            <m:oMathPara>
              <m:oMathParaPr>
                <m:jc m:val="left"/>
              </m:oMathParaPr>
              <m:oMath>
                <m:r>
                  <w:rPr>
                    <w:rFonts w:ascii="Cambria Math" w:hAnsi="Cambria Math"/>
                    <w:szCs w:val="18"/>
                  </w:rPr>
                  <m:t>C</m:t>
                </m:r>
              </m:oMath>
            </m:oMathPara>
          </w:p>
        </w:tc>
        <w:tc>
          <w:tcPr>
            <w:tcW w:w="6496" w:type="dxa"/>
            <w:shd w:val="clear" w:color="auto" w:fill="auto"/>
            <w:vAlign w:val="center"/>
          </w:tcPr>
          <w:p w14:paraId="5F6C02DA" w14:textId="77777777" w:rsidR="0052159B" w:rsidRPr="00474B2F" w:rsidRDefault="0052159B" w:rsidP="00474B2F">
            <w:pPr>
              <w:pStyle w:val="MDPI42tablebody"/>
              <w:autoSpaceDE w:val="0"/>
              <w:autoSpaceDN w:val="0"/>
              <w:spacing w:line="240" w:lineRule="auto"/>
              <w:jc w:val="left"/>
              <w:rPr>
                <w:szCs w:val="18"/>
              </w:rPr>
            </w:pPr>
            <w:r w:rsidRPr="00474B2F">
              <w:rPr>
                <w:szCs w:val="18"/>
              </w:rPr>
              <w:t>Radial clearance (m)</w:t>
            </w:r>
          </w:p>
        </w:tc>
      </w:tr>
      <w:tr w:rsidR="0052159B" w:rsidRPr="00474B2F" w14:paraId="3A15509A" w14:textId="77777777" w:rsidTr="00AC3D13">
        <w:tc>
          <w:tcPr>
            <w:tcW w:w="1361" w:type="dxa"/>
            <w:shd w:val="clear" w:color="auto" w:fill="auto"/>
            <w:vAlign w:val="center"/>
          </w:tcPr>
          <w:p w14:paraId="63B6ECC7" w14:textId="77777777" w:rsidR="0052159B" w:rsidRPr="007C279C" w:rsidRDefault="0052159B" w:rsidP="00474B2F">
            <w:pPr>
              <w:pStyle w:val="MDPI42tablebody"/>
              <w:autoSpaceDE w:val="0"/>
              <w:autoSpaceDN w:val="0"/>
              <w:spacing w:line="240" w:lineRule="auto"/>
              <w:jc w:val="left"/>
              <w:rPr>
                <w:szCs w:val="18"/>
              </w:rPr>
            </w:pPr>
            <m:oMathPara>
              <m:oMathParaPr>
                <m:jc m:val="left"/>
              </m:oMathParaPr>
              <m:oMath>
                <m:r>
                  <w:rPr>
                    <w:rFonts w:ascii="Cambria Math" w:hAnsi="Cambria Math"/>
                    <w:szCs w:val="18"/>
                  </w:rPr>
                  <m:t>d</m:t>
                </m:r>
              </m:oMath>
            </m:oMathPara>
          </w:p>
        </w:tc>
        <w:tc>
          <w:tcPr>
            <w:tcW w:w="6496" w:type="dxa"/>
            <w:shd w:val="clear" w:color="auto" w:fill="auto"/>
            <w:vAlign w:val="center"/>
          </w:tcPr>
          <w:p w14:paraId="7BA668F4" w14:textId="0D5CCC21" w:rsidR="0052159B" w:rsidRPr="00474B2F" w:rsidRDefault="0052159B" w:rsidP="00474B2F">
            <w:pPr>
              <w:pStyle w:val="MDPI42tablebody"/>
              <w:autoSpaceDE w:val="0"/>
              <w:autoSpaceDN w:val="0"/>
              <w:spacing w:line="240" w:lineRule="auto"/>
              <w:jc w:val="left"/>
              <w:rPr>
                <w:szCs w:val="18"/>
              </w:rPr>
            </w:pPr>
            <w:r w:rsidRPr="00474B2F">
              <w:rPr>
                <w:szCs w:val="18"/>
              </w:rPr>
              <w:t>Body material damping (</w:t>
            </w:r>
            <w:r w:rsidRPr="00512D96">
              <w:rPr>
                <w:szCs w:val="18"/>
                <w:highlight w:val="yellow"/>
              </w:rPr>
              <w:t>N</w:t>
            </w:r>
            <w:ins w:id="142" w:author="Harry Questa" w:date="2023-01-09T21:36:00Z">
              <w:r w:rsidR="0011042E">
                <w:rPr>
                  <w:szCs w:val="18"/>
                  <w:highlight w:val="yellow"/>
                </w:rPr>
                <w:t>·</w:t>
              </w:r>
            </w:ins>
            <w:del w:id="143" w:author="Harry Questa" w:date="2023-01-09T21:36:00Z">
              <w:r w:rsidRPr="00512D96" w:rsidDel="0011042E">
                <w:rPr>
                  <w:szCs w:val="18"/>
                  <w:highlight w:val="yellow"/>
                </w:rPr>
                <w:delText>.</w:delText>
              </w:r>
            </w:del>
            <w:r w:rsidRPr="00512D96">
              <w:rPr>
                <w:szCs w:val="18"/>
                <w:highlight w:val="yellow"/>
              </w:rPr>
              <w:t>s</w:t>
            </w:r>
            <w:ins w:id="144" w:author="Harry Questa" w:date="2023-01-09T21:36:00Z">
              <w:r w:rsidR="0011042E">
                <w:rPr>
                  <w:szCs w:val="18"/>
                  <w:highlight w:val="yellow"/>
                </w:rPr>
                <w:t>·</w:t>
              </w:r>
            </w:ins>
            <w:del w:id="145" w:author="Harry Questa" w:date="2023-01-09T21:36:00Z">
              <w:r w:rsidRPr="00512D96" w:rsidDel="0011042E">
                <w:rPr>
                  <w:szCs w:val="18"/>
                  <w:highlight w:val="yellow"/>
                </w:rPr>
                <w:delText>.</w:delText>
              </w:r>
            </w:del>
            <w:r w:rsidRPr="00512D96">
              <w:rPr>
                <w:szCs w:val="18"/>
                <w:highlight w:val="yellow"/>
              </w:rPr>
              <w:t>m</w:t>
            </w:r>
            <w:r w:rsidR="00BA3F3D" w:rsidRPr="00512D96">
              <w:rPr>
                <w:szCs w:val="18"/>
                <w:highlight w:val="yellow"/>
                <w:vertAlign w:val="superscript"/>
              </w:rPr>
              <w:t>−1</w:t>
            </w:r>
            <w:r w:rsidRPr="00474B2F">
              <w:rPr>
                <w:szCs w:val="18"/>
              </w:rPr>
              <w:t>)</w:t>
            </w:r>
          </w:p>
        </w:tc>
      </w:tr>
      <w:tr w:rsidR="0052159B" w:rsidRPr="00474B2F" w14:paraId="0384AB69" w14:textId="77777777" w:rsidTr="00AC3D13">
        <w:tc>
          <w:tcPr>
            <w:tcW w:w="1361" w:type="dxa"/>
            <w:shd w:val="clear" w:color="auto" w:fill="auto"/>
            <w:vAlign w:val="center"/>
          </w:tcPr>
          <w:p w14:paraId="5EC1F671" w14:textId="77777777" w:rsidR="0052159B" w:rsidRPr="007C279C" w:rsidRDefault="0052159B" w:rsidP="00474B2F">
            <w:pPr>
              <w:pStyle w:val="MDPI42tablebody"/>
              <w:autoSpaceDE w:val="0"/>
              <w:autoSpaceDN w:val="0"/>
              <w:spacing w:line="240" w:lineRule="auto"/>
              <w:jc w:val="left"/>
              <w:rPr>
                <w:szCs w:val="18"/>
              </w:rPr>
            </w:pPr>
            <m:oMathPara>
              <m:oMathParaPr>
                <m:jc m:val="left"/>
              </m:oMathParaPr>
              <m:oMath>
                <m:r>
                  <w:rPr>
                    <w:rFonts w:ascii="Cambria Math" w:hAnsi="Cambria Math"/>
                    <w:szCs w:val="18"/>
                  </w:rPr>
                  <m:t>E</m:t>
                </m:r>
              </m:oMath>
            </m:oMathPara>
          </w:p>
        </w:tc>
        <w:tc>
          <w:tcPr>
            <w:tcW w:w="6496" w:type="dxa"/>
            <w:shd w:val="clear" w:color="auto" w:fill="auto"/>
            <w:vAlign w:val="center"/>
          </w:tcPr>
          <w:p w14:paraId="5218265D" w14:textId="77777777" w:rsidR="0052159B" w:rsidRPr="00474B2F" w:rsidRDefault="0052159B" w:rsidP="00474B2F">
            <w:pPr>
              <w:pStyle w:val="MDPI42tablebody"/>
              <w:autoSpaceDE w:val="0"/>
              <w:autoSpaceDN w:val="0"/>
              <w:spacing w:line="240" w:lineRule="auto"/>
              <w:jc w:val="left"/>
              <w:rPr>
                <w:szCs w:val="18"/>
              </w:rPr>
            </w:pPr>
            <w:r w:rsidRPr="00474B2F">
              <w:rPr>
                <w:szCs w:val="18"/>
              </w:rPr>
              <w:t>Elastic modulus (Pa)</w:t>
            </w:r>
          </w:p>
        </w:tc>
      </w:tr>
      <w:tr w:rsidR="0052159B" w:rsidRPr="00474B2F" w14:paraId="5DCBE741" w14:textId="77777777" w:rsidTr="00AC3D13">
        <w:tc>
          <w:tcPr>
            <w:tcW w:w="1361" w:type="dxa"/>
            <w:shd w:val="clear" w:color="auto" w:fill="auto"/>
            <w:vAlign w:val="center"/>
          </w:tcPr>
          <w:p w14:paraId="13B084A8" w14:textId="77777777" w:rsidR="0052159B" w:rsidRPr="007C279C" w:rsidRDefault="00000000" w:rsidP="00474B2F">
            <w:pPr>
              <w:pStyle w:val="MDPI42tablebody"/>
              <w:autoSpaceDE w:val="0"/>
              <w:autoSpaceDN w:val="0"/>
              <w:spacing w:line="240" w:lineRule="auto"/>
              <w:jc w:val="left"/>
              <w:rPr>
                <w:szCs w:val="18"/>
              </w:rPr>
            </w:pPr>
            <m:oMathPara>
              <m:oMathParaPr>
                <m:jc m:val="left"/>
              </m:oMathParaPr>
              <m:oMath>
                <m:sSub>
                  <m:sSubPr>
                    <m:ctrlPr>
                      <w:rPr>
                        <w:rFonts w:ascii="Cambria Math" w:hAnsi="Cambria Math"/>
                        <w:szCs w:val="18"/>
                      </w:rPr>
                    </m:ctrlPr>
                  </m:sSubPr>
                  <m:e>
                    <m:r>
                      <w:rPr>
                        <w:rFonts w:ascii="Cambria Math" w:hAnsi="Cambria Math"/>
                        <w:szCs w:val="18"/>
                      </w:rPr>
                      <m:t>E</m:t>
                    </m:r>
                  </m:e>
                  <m:sub>
                    <m:r>
                      <w:rPr>
                        <w:rFonts w:ascii="Cambria Math" w:hAnsi="Cambria Math"/>
                        <w:szCs w:val="18"/>
                      </w:rPr>
                      <m:t>r</m:t>
                    </m:r>
                  </m:sub>
                </m:sSub>
              </m:oMath>
            </m:oMathPara>
          </w:p>
        </w:tc>
        <w:tc>
          <w:tcPr>
            <w:tcW w:w="6496" w:type="dxa"/>
            <w:shd w:val="clear" w:color="auto" w:fill="auto"/>
            <w:vAlign w:val="center"/>
          </w:tcPr>
          <w:p w14:paraId="75DDECA2" w14:textId="77777777" w:rsidR="0052159B" w:rsidRPr="00474B2F" w:rsidRDefault="0052159B" w:rsidP="00474B2F">
            <w:pPr>
              <w:pStyle w:val="MDPI42tablebody"/>
              <w:autoSpaceDE w:val="0"/>
              <w:autoSpaceDN w:val="0"/>
              <w:spacing w:line="240" w:lineRule="auto"/>
              <w:jc w:val="left"/>
              <w:rPr>
                <w:szCs w:val="18"/>
              </w:rPr>
            </w:pPr>
            <w:r w:rsidRPr="00474B2F">
              <w:rPr>
                <w:szCs w:val="18"/>
              </w:rPr>
              <w:t>Equivalent (reduced) elastic modulus (Pa)</w:t>
            </w:r>
          </w:p>
        </w:tc>
      </w:tr>
      <w:tr w:rsidR="0052159B" w:rsidRPr="00474B2F" w14:paraId="727DFFCB" w14:textId="77777777" w:rsidTr="00AC3D13">
        <w:tc>
          <w:tcPr>
            <w:tcW w:w="1361" w:type="dxa"/>
            <w:shd w:val="clear" w:color="auto" w:fill="auto"/>
            <w:vAlign w:val="center"/>
          </w:tcPr>
          <w:p w14:paraId="727391BC" w14:textId="77777777" w:rsidR="0052159B" w:rsidRPr="007C279C" w:rsidRDefault="00000000" w:rsidP="00474B2F">
            <w:pPr>
              <w:pStyle w:val="MDPI42tablebody"/>
              <w:autoSpaceDE w:val="0"/>
              <w:autoSpaceDN w:val="0"/>
              <w:spacing w:line="240" w:lineRule="auto"/>
              <w:jc w:val="left"/>
              <w:rPr>
                <w:szCs w:val="18"/>
              </w:rPr>
            </w:pPr>
            <m:oMathPara>
              <m:oMathParaPr>
                <m:jc m:val="left"/>
              </m:oMathParaPr>
              <m:oMath>
                <m:sSub>
                  <m:sSubPr>
                    <m:ctrlPr>
                      <w:rPr>
                        <w:rFonts w:ascii="Cambria Math" w:hAnsi="Cambria Math"/>
                        <w:szCs w:val="18"/>
                      </w:rPr>
                    </m:ctrlPr>
                  </m:sSubPr>
                  <m:e>
                    <m:r>
                      <w:rPr>
                        <w:rFonts w:ascii="Cambria Math" w:hAnsi="Cambria Math"/>
                        <w:szCs w:val="18"/>
                      </w:rPr>
                      <m:t>F</m:t>
                    </m:r>
                  </m:e>
                  <m:sub>
                    <m:r>
                      <w:rPr>
                        <w:rFonts w:ascii="Cambria Math" w:hAnsi="Cambria Math"/>
                        <w:szCs w:val="18"/>
                      </w:rPr>
                      <m:t>d</m:t>
                    </m:r>
                  </m:sub>
                </m:sSub>
              </m:oMath>
            </m:oMathPara>
          </w:p>
        </w:tc>
        <w:tc>
          <w:tcPr>
            <w:tcW w:w="6496" w:type="dxa"/>
            <w:shd w:val="clear" w:color="auto" w:fill="auto"/>
            <w:vAlign w:val="center"/>
          </w:tcPr>
          <w:p w14:paraId="56AAD36E" w14:textId="77777777" w:rsidR="0052159B" w:rsidRPr="00474B2F" w:rsidRDefault="0052159B" w:rsidP="00474B2F">
            <w:pPr>
              <w:pStyle w:val="MDPI42tablebody"/>
              <w:autoSpaceDE w:val="0"/>
              <w:autoSpaceDN w:val="0"/>
              <w:spacing w:line="240" w:lineRule="auto"/>
              <w:jc w:val="left"/>
              <w:rPr>
                <w:szCs w:val="18"/>
              </w:rPr>
            </w:pPr>
            <w:r w:rsidRPr="00474B2F">
              <w:rPr>
                <w:szCs w:val="18"/>
              </w:rPr>
              <w:t>Damping force (N)</w:t>
            </w:r>
          </w:p>
        </w:tc>
      </w:tr>
      <w:tr w:rsidR="0052159B" w:rsidRPr="00474B2F" w14:paraId="7D0C9B74" w14:textId="77777777" w:rsidTr="00AC3D13">
        <w:tc>
          <w:tcPr>
            <w:tcW w:w="1361" w:type="dxa"/>
            <w:shd w:val="clear" w:color="auto" w:fill="auto"/>
            <w:vAlign w:val="center"/>
          </w:tcPr>
          <w:p w14:paraId="66CB10F8" w14:textId="77777777" w:rsidR="0052159B" w:rsidRPr="007C279C" w:rsidRDefault="00000000" w:rsidP="00474B2F">
            <w:pPr>
              <w:pStyle w:val="MDPI42tablebody"/>
              <w:autoSpaceDE w:val="0"/>
              <w:autoSpaceDN w:val="0"/>
              <w:spacing w:line="240" w:lineRule="auto"/>
              <w:jc w:val="left"/>
              <w:rPr>
                <w:szCs w:val="18"/>
              </w:rPr>
            </w:pPr>
            <m:oMathPara>
              <m:oMathParaPr>
                <m:jc m:val="left"/>
              </m:oMathParaPr>
              <m:oMath>
                <m:sSub>
                  <m:sSubPr>
                    <m:ctrlPr>
                      <w:rPr>
                        <w:rFonts w:ascii="Cambria Math" w:hAnsi="Cambria Math"/>
                        <w:szCs w:val="18"/>
                      </w:rPr>
                    </m:ctrlPr>
                  </m:sSubPr>
                  <m:e>
                    <m:r>
                      <w:rPr>
                        <w:rFonts w:ascii="Cambria Math" w:hAnsi="Cambria Math"/>
                        <w:szCs w:val="18"/>
                      </w:rPr>
                      <m:t>f</m:t>
                    </m:r>
                  </m:e>
                  <m:sub>
                    <m:r>
                      <w:rPr>
                        <w:rFonts w:ascii="Cambria Math" w:hAnsi="Cambria Math"/>
                        <w:szCs w:val="18"/>
                      </w:rPr>
                      <m:t>damp</m:t>
                    </m:r>
                  </m:sub>
                </m:sSub>
              </m:oMath>
            </m:oMathPara>
          </w:p>
        </w:tc>
        <w:tc>
          <w:tcPr>
            <w:tcW w:w="6496" w:type="dxa"/>
            <w:shd w:val="clear" w:color="auto" w:fill="auto"/>
            <w:vAlign w:val="center"/>
          </w:tcPr>
          <w:p w14:paraId="1756EE9C" w14:textId="77777777" w:rsidR="0052159B" w:rsidRPr="00474B2F" w:rsidRDefault="0052159B" w:rsidP="00474B2F">
            <w:pPr>
              <w:pStyle w:val="MDPI42tablebody"/>
              <w:autoSpaceDE w:val="0"/>
              <w:autoSpaceDN w:val="0"/>
              <w:spacing w:line="240" w:lineRule="auto"/>
              <w:jc w:val="left"/>
              <w:rPr>
                <w:szCs w:val="18"/>
              </w:rPr>
            </w:pPr>
            <w:r w:rsidRPr="00474B2F">
              <w:rPr>
                <w:szCs w:val="18"/>
              </w:rPr>
              <w:t>Damping factor (-)</w:t>
            </w:r>
          </w:p>
        </w:tc>
      </w:tr>
      <w:tr w:rsidR="0052159B" w:rsidRPr="00474B2F" w14:paraId="328ADD0E" w14:textId="77777777" w:rsidTr="00AC3D13">
        <w:tc>
          <w:tcPr>
            <w:tcW w:w="1361" w:type="dxa"/>
            <w:shd w:val="clear" w:color="auto" w:fill="auto"/>
            <w:vAlign w:val="center"/>
          </w:tcPr>
          <w:p w14:paraId="67B4A79A" w14:textId="77777777" w:rsidR="0052159B" w:rsidRPr="007C279C" w:rsidRDefault="00000000" w:rsidP="00474B2F">
            <w:pPr>
              <w:pStyle w:val="MDPI42tablebody"/>
              <w:autoSpaceDE w:val="0"/>
              <w:autoSpaceDN w:val="0"/>
              <w:spacing w:line="240" w:lineRule="auto"/>
              <w:jc w:val="left"/>
              <w:rPr>
                <w:szCs w:val="18"/>
              </w:rPr>
            </w:pPr>
            <m:oMathPara>
              <m:oMathParaPr>
                <m:jc m:val="left"/>
              </m:oMathParaPr>
              <m:oMath>
                <m:sSub>
                  <m:sSubPr>
                    <m:ctrlPr>
                      <w:rPr>
                        <w:rFonts w:ascii="Cambria Math" w:hAnsi="Cambria Math"/>
                        <w:szCs w:val="18"/>
                      </w:rPr>
                    </m:ctrlPr>
                  </m:sSubPr>
                  <m:e>
                    <m:r>
                      <w:rPr>
                        <w:rFonts w:ascii="Cambria Math" w:hAnsi="Cambria Math"/>
                        <w:szCs w:val="18"/>
                      </w:rPr>
                      <m:t>f</m:t>
                    </m:r>
                  </m:e>
                  <m:sub>
                    <m:r>
                      <w:rPr>
                        <w:rFonts w:ascii="Cambria Math" w:hAnsi="Cambria Math"/>
                        <w:szCs w:val="18"/>
                      </w:rPr>
                      <m:t>F</m:t>
                    </m:r>
                  </m:sub>
                </m:sSub>
              </m:oMath>
            </m:oMathPara>
          </w:p>
        </w:tc>
        <w:tc>
          <w:tcPr>
            <w:tcW w:w="6496" w:type="dxa"/>
            <w:shd w:val="clear" w:color="auto" w:fill="auto"/>
            <w:vAlign w:val="center"/>
          </w:tcPr>
          <w:p w14:paraId="188E9F88" w14:textId="77777777" w:rsidR="0052159B" w:rsidRPr="00474B2F" w:rsidRDefault="0052159B" w:rsidP="00474B2F">
            <w:pPr>
              <w:pStyle w:val="MDPI42tablebody"/>
              <w:autoSpaceDE w:val="0"/>
              <w:autoSpaceDN w:val="0"/>
              <w:spacing w:line="240" w:lineRule="auto"/>
              <w:jc w:val="left"/>
              <w:rPr>
                <w:szCs w:val="18"/>
              </w:rPr>
            </w:pPr>
            <w:r w:rsidRPr="00474B2F">
              <w:rPr>
                <w:szCs w:val="18"/>
              </w:rPr>
              <w:t>Force vector (N)</w:t>
            </w:r>
          </w:p>
        </w:tc>
      </w:tr>
      <w:tr w:rsidR="0052159B" w:rsidRPr="00474B2F" w14:paraId="3663A102" w14:textId="77777777" w:rsidTr="00AC3D13">
        <w:tc>
          <w:tcPr>
            <w:tcW w:w="1361" w:type="dxa"/>
            <w:shd w:val="clear" w:color="auto" w:fill="auto"/>
            <w:vAlign w:val="center"/>
          </w:tcPr>
          <w:p w14:paraId="144F21DA" w14:textId="77777777" w:rsidR="0052159B" w:rsidRPr="007C279C" w:rsidRDefault="00000000" w:rsidP="00474B2F">
            <w:pPr>
              <w:pStyle w:val="MDPI42tablebody"/>
              <w:autoSpaceDE w:val="0"/>
              <w:autoSpaceDN w:val="0"/>
              <w:spacing w:line="240" w:lineRule="auto"/>
              <w:jc w:val="left"/>
              <w:rPr>
                <w:szCs w:val="18"/>
              </w:rPr>
            </w:pPr>
            <m:oMathPara>
              <m:oMathParaPr>
                <m:jc m:val="left"/>
              </m:oMathParaPr>
              <m:oMath>
                <m:sSub>
                  <m:sSubPr>
                    <m:ctrlPr>
                      <w:rPr>
                        <w:rFonts w:ascii="Cambria Math" w:hAnsi="Cambria Math"/>
                        <w:szCs w:val="18"/>
                      </w:rPr>
                    </m:ctrlPr>
                  </m:sSubPr>
                  <m:e>
                    <m:r>
                      <w:rPr>
                        <w:rFonts w:ascii="Cambria Math" w:hAnsi="Cambria Math"/>
                        <w:szCs w:val="18"/>
                      </w:rPr>
                      <m:t>f</m:t>
                    </m:r>
                  </m:e>
                  <m:sub>
                    <m:r>
                      <w:rPr>
                        <w:rFonts w:ascii="Cambria Math" w:hAnsi="Cambria Math"/>
                        <w:szCs w:val="18"/>
                      </w:rPr>
                      <m:t>M</m:t>
                    </m:r>
                  </m:sub>
                </m:sSub>
              </m:oMath>
            </m:oMathPara>
          </w:p>
        </w:tc>
        <w:tc>
          <w:tcPr>
            <w:tcW w:w="6496" w:type="dxa"/>
            <w:shd w:val="clear" w:color="auto" w:fill="auto"/>
            <w:vAlign w:val="center"/>
          </w:tcPr>
          <w:p w14:paraId="3AD271C7" w14:textId="3F52DCB8" w:rsidR="0052159B" w:rsidRPr="00474B2F" w:rsidRDefault="0052159B" w:rsidP="00474B2F">
            <w:pPr>
              <w:pStyle w:val="MDPI42tablebody"/>
              <w:autoSpaceDE w:val="0"/>
              <w:autoSpaceDN w:val="0"/>
              <w:spacing w:line="240" w:lineRule="auto"/>
              <w:jc w:val="left"/>
              <w:rPr>
                <w:szCs w:val="18"/>
              </w:rPr>
            </w:pPr>
            <w:r w:rsidRPr="00474B2F">
              <w:rPr>
                <w:szCs w:val="18"/>
              </w:rPr>
              <w:t>Moment vector (</w:t>
            </w:r>
            <w:proofErr w:type="spellStart"/>
            <w:r w:rsidRPr="00474B2F">
              <w:rPr>
                <w:szCs w:val="18"/>
              </w:rPr>
              <w:t>N</w:t>
            </w:r>
            <w:ins w:id="146" w:author="Harry Questa" w:date="2023-01-09T21:36:00Z">
              <w:r w:rsidR="0011042E">
                <w:rPr>
                  <w:szCs w:val="18"/>
                  <w:highlight w:val="yellow"/>
                </w:rPr>
                <w:t>·</w:t>
              </w:r>
            </w:ins>
            <w:del w:id="147" w:author="Harry Questa" w:date="2023-01-09T21:36:00Z">
              <w:r w:rsidRPr="00474B2F" w:rsidDel="0011042E">
                <w:rPr>
                  <w:szCs w:val="18"/>
                </w:rPr>
                <w:delText>.</w:delText>
              </w:r>
            </w:del>
            <w:r w:rsidRPr="00474B2F">
              <w:rPr>
                <w:szCs w:val="18"/>
              </w:rPr>
              <w:t>m</w:t>
            </w:r>
            <w:proofErr w:type="spellEnd"/>
            <w:r w:rsidRPr="00474B2F">
              <w:rPr>
                <w:szCs w:val="18"/>
              </w:rPr>
              <w:t>)</w:t>
            </w:r>
          </w:p>
        </w:tc>
      </w:tr>
      <w:tr w:rsidR="0052159B" w:rsidRPr="00474B2F" w14:paraId="57CB87F9" w14:textId="77777777" w:rsidTr="00AC3D13">
        <w:tc>
          <w:tcPr>
            <w:tcW w:w="1361" w:type="dxa"/>
            <w:shd w:val="clear" w:color="auto" w:fill="auto"/>
            <w:vAlign w:val="center"/>
          </w:tcPr>
          <w:p w14:paraId="272488AB" w14:textId="77777777" w:rsidR="0052159B" w:rsidRPr="007C279C" w:rsidRDefault="0052159B" w:rsidP="00474B2F">
            <w:pPr>
              <w:pStyle w:val="MDPI42tablebody"/>
              <w:autoSpaceDE w:val="0"/>
              <w:autoSpaceDN w:val="0"/>
              <w:spacing w:line="240" w:lineRule="auto"/>
              <w:jc w:val="left"/>
              <w:rPr>
                <w:szCs w:val="18"/>
              </w:rPr>
            </w:pPr>
            <m:oMathPara>
              <m:oMathParaPr>
                <m:jc m:val="left"/>
              </m:oMathParaPr>
              <m:oMath>
                <m:r>
                  <w:rPr>
                    <w:rFonts w:ascii="Cambria Math" w:hAnsi="Cambria Math"/>
                    <w:szCs w:val="18"/>
                  </w:rPr>
                  <m:t>f</m:t>
                </m:r>
              </m:oMath>
            </m:oMathPara>
          </w:p>
        </w:tc>
        <w:tc>
          <w:tcPr>
            <w:tcW w:w="6496" w:type="dxa"/>
            <w:shd w:val="clear" w:color="auto" w:fill="auto"/>
            <w:vAlign w:val="center"/>
          </w:tcPr>
          <w:p w14:paraId="3F9BD1C7" w14:textId="77777777" w:rsidR="0052159B" w:rsidRPr="00474B2F" w:rsidRDefault="0052159B" w:rsidP="00474B2F">
            <w:pPr>
              <w:pStyle w:val="MDPI42tablebody"/>
              <w:autoSpaceDE w:val="0"/>
              <w:autoSpaceDN w:val="0"/>
              <w:spacing w:line="240" w:lineRule="auto"/>
              <w:jc w:val="left"/>
              <w:rPr>
                <w:szCs w:val="18"/>
              </w:rPr>
            </w:pPr>
            <w:r w:rsidRPr="00474B2F">
              <w:rPr>
                <w:szCs w:val="18"/>
              </w:rPr>
              <w:t>Force on partial mass (N)</w:t>
            </w:r>
          </w:p>
        </w:tc>
      </w:tr>
      <w:tr w:rsidR="0052159B" w:rsidRPr="00474B2F" w14:paraId="788C0AD4" w14:textId="77777777" w:rsidTr="00AC3D13">
        <w:tc>
          <w:tcPr>
            <w:tcW w:w="1361" w:type="dxa"/>
            <w:shd w:val="clear" w:color="auto" w:fill="auto"/>
            <w:vAlign w:val="center"/>
          </w:tcPr>
          <w:p w14:paraId="362C3CA4" w14:textId="77777777" w:rsidR="0052159B" w:rsidRPr="007C279C" w:rsidRDefault="00000000" w:rsidP="00474B2F">
            <w:pPr>
              <w:pStyle w:val="MDPI42tablebody"/>
              <w:autoSpaceDE w:val="0"/>
              <w:autoSpaceDN w:val="0"/>
              <w:spacing w:line="240" w:lineRule="auto"/>
              <w:jc w:val="left"/>
              <w:rPr>
                <w:szCs w:val="18"/>
              </w:rPr>
            </w:pPr>
            <m:oMathPara>
              <m:oMathParaPr>
                <m:jc m:val="left"/>
              </m:oMathParaPr>
              <m:oMath>
                <m:sSup>
                  <m:sSupPr>
                    <m:ctrlPr>
                      <w:rPr>
                        <w:rFonts w:ascii="Cambria Math" w:hAnsi="Cambria Math"/>
                        <w:szCs w:val="18"/>
                      </w:rPr>
                    </m:ctrlPr>
                  </m:sSupPr>
                  <m:e>
                    <m:r>
                      <w:rPr>
                        <w:rFonts w:ascii="Cambria Math" w:hAnsi="Cambria Math"/>
                        <w:szCs w:val="18"/>
                      </w:rPr>
                      <m:t>f</m:t>
                    </m:r>
                  </m:e>
                  <m:sup>
                    <m:r>
                      <w:rPr>
                        <w:rFonts w:ascii="Cambria Math" w:hAnsi="Cambria Math"/>
                        <w:szCs w:val="18"/>
                      </w:rPr>
                      <m:t>a</m:t>
                    </m:r>
                  </m:sup>
                </m:sSup>
              </m:oMath>
            </m:oMathPara>
          </w:p>
        </w:tc>
        <w:tc>
          <w:tcPr>
            <w:tcW w:w="6496" w:type="dxa"/>
            <w:shd w:val="clear" w:color="auto" w:fill="auto"/>
            <w:vAlign w:val="center"/>
          </w:tcPr>
          <w:p w14:paraId="5A1F299B" w14:textId="77777777" w:rsidR="0052159B" w:rsidRPr="00474B2F" w:rsidRDefault="0052159B" w:rsidP="00474B2F">
            <w:pPr>
              <w:pStyle w:val="MDPI42tablebody"/>
              <w:autoSpaceDE w:val="0"/>
              <w:autoSpaceDN w:val="0"/>
              <w:spacing w:line="240" w:lineRule="auto"/>
              <w:jc w:val="left"/>
              <w:rPr>
                <w:szCs w:val="18"/>
              </w:rPr>
            </w:pPr>
            <w:r w:rsidRPr="00474B2F">
              <w:rPr>
                <w:szCs w:val="18"/>
              </w:rPr>
              <w:t>External loads (N)</w:t>
            </w:r>
          </w:p>
        </w:tc>
      </w:tr>
      <w:tr w:rsidR="0052159B" w:rsidRPr="00474B2F" w14:paraId="384078F0" w14:textId="77777777" w:rsidTr="00AC3D13">
        <w:tc>
          <w:tcPr>
            <w:tcW w:w="1361" w:type="dxa"/>
            <w:shd w:val="clear" w:color="auto" w:fill="auto"/>
            <w:vAlign w:val="center"/>
          </w:tcPr>
          <w:p w14:paraId="2F8859F5" w14:textId="77777777" w:rsidR="0052159B" w:rsidRPr="007C279C" w:rsidRDefault="00000000" w:rsidP="00474B2F">
            <w:pPr>
              <w:pStyle w:val="MDPI42tablebody"/>
              <w:autoSpaceDE w:val="0"/>
              <w:autoSpaceDN w:val="0"/>
              <w:spacing w:line="240" w:lineRule="auto"/>
              <w:jc w:val="left"/>
              <w:rPr>
                <w:szCs w:val="18"/>
              </w:rPr>
            </w:pPr>
            <m:oMathPara>
              <m:oMathParaPr>
                <m:jc m:val="left"/>
              </m:oMathParaPr>
              <m:oMath>
                <m:sSup>
                  <m:sSupPr>
                    <m:ctrlPr>
                      <w:rPr>
                        <w:rFonts w:ascii="Cambria Math" w:hAnsi="Cambria Math"/>
                        <w:szCs w:val="18"/>
                      </w:rPr>
                    </m:ctrlPr>
                  </m:sSupPr>
                  <m:e>
                    <m:r>
                      <w:rPr>
                        <w:rFonts w:ascii="Cambria Math" w:hAnsi="Cambria Math"/>
                        <w:szCs w:val="18"/>
                      </w:rPr>
                      <m:t>f</m:t>
                    </m:r>
                  </m:e>
                  <m:sup>
                    <m:r>
                      <m:rPr>
                        <m:sty m:val="p"/>
                      </m:rPr>
                      <w:rPr>
                        <w:rFonts w:ascii="Cambria Math" w:hAnsi="Cambria Math"/>
                        <w:szCs w:val="18"/>
                      </w:rPr>
                      <m:t>*</m:t>
                    </m:r>
                  </m:sup>
                </m:sSup>
              </m:oMath>
            </m:oMathPara>
          </w:p>
        </w:tc>
        <w:tc>
          <w:tcPr>
            <w:tcW w:w="6496" w:type="dxa"/>
            <w:shd w:val="clear" w:color="auto" w:fill="auto"/>
            <w:vAlign w:val="center"/>
          </w:tcPr>
          <w:p w14:paraId="1CEFD80F" w14:textId="77777777" w:rsidR="0052159B" w:rsidRPr="00474B2F" w:rsidRDefault="0052159B" w:rsidP="00474B2F">
            <w:pPr>
              <w:pStyle w:val="MDPI42tablebody"/>
              <w:autoSpaceDE w:val="0"/>
              <w:autoSpaceDN w:val="0"/>
              <w:spacing w:line="240" w:lineRule="auto"/>
              <w:jc w:val="left"/>
              <w:rPr>
                <w:szCs w:val="18"/>
              </w:rPr>
            </w:pPr>
            <w:r w:rsidRPr="00474B2F">
              <w:rPr>
                <w:szCs w:val="18"/>
              </w:rPr>
              <w:t>Non-linear excitation force (N)</w:t>
            </w:r>
          </w:p>
        </w:tc>
      </w:tr>
      <w:tr w:rsidR="0052159B" w:rsidRPr="00474B2F" w14:paraId="690E1025" w14:textId="77777777" w:rsidTr="00AC3D13">
        <w:tc>
          <w:tcPr>
            <w:tcW w:w="1361" w:type="dxa"/>
            <w:shd w:val="clear" w:color="auto" w:fill="auto"/>
            <w:vAlign w:val="center"/>
          </w:tcPr>
          <w:p w14:paraId="1C6C5F97" w14:textId="77777777" w:rsidR="0052159B" w:rsidRPr="007C279C" w:rsidRDefault="00000000" w:rsidP="00474B2F">
            <w:pPr>
              <w:pStyle w:val="MDPI42tablebody"/>
              <w:autoSpaceDE w:val="0"/>
              <w:autoSpaceDN w:val="0"/>
              <w:spacing w:line="240" w:lineRule="auto"/>
              <w:jc w:val="left"/>
              <w:rPr>
                <w:szCs w:val="18"/>
              </w:rPr>
            </w:pPr>
            <m:oMathPara>
              <m:oMathParaPr>
                <m:jc m:val="left"/>
              </m:oMathParaPr>
              <m:oMath>
                <m:sSup>
                  <m:sSupPr>
                    <m:ctrlPr>
                      <w:rPr>
                        <w:rFonts w:ascii="Cambria Math" w:hAnsi="Cambria Math"/>
                        <w:szCs w:val="18"/>
                      </w:rPr>
                    </m:ctrlPr>
                  </m:sSupPr>
                  <m:e>
                    <m:r>
                      <w:rPr>
                        <w:rFonts w:ascii="Cambria Math" w:hAnsi="Cambria Math"/>
                        <w:szCs w:val="18"/>
                      </w:rPr>
                      <m:t>G</m:t>
                    </m:r>
                  </m:e>
                  <m:sup>
                    <m:r>
                      <m:rPr>
                        <m:sty m:val="p"/>
                      </m:rPr>
                      <w:rPr>
                        <w:rFonts w:ascii="Cambria Math" w:hAnsi="Cambria Math"/>
                        <w:szCs w:val="18"/>
                      </w:rPr>
                      <m:t>*</m:t>
                    </m:r>
                  </m:sup>
                </m:sSup>
              </m:oMath>
            </m:oMathPara>
          </w:p>
        </w:tc>
        <w:tc>
          <w:tcPr>
            <w:tcW w:w="6496" w:type="dxa"/>
            <w:shd w:val="clear" w:color="auto" w:fill="auto"/>
            <w:vAlign w:val="center"/>
          </w:tcPr>
          <w:p w14:paraId="049BD384" w14:textId="77777777" w:rsidR="0052159B" w:rsidRPr="00474B2F" w:rsidRDefault="0052159B" w:rsidP="00474B2F">
            <w:pPr>
              <w:pStyle w:val="MDPI42tablebody"/>
              <w:autoSpaceDE w:val="0"/>
              <w:autoSpaceDN w:val="0"/>
              <w:spacing w:line="240" w:lineRule="auto"/>
              <w:jc w:val="left"/>
              <w:rPr>
                <w:szCs w:val="18"/>
              </w:rPr>
            </w:pPr>
            <w:r w:rsidRPr="00474B2F">
              <w:rPr>
                <w:szCs w:val="18"/>
              </w:rPr>
              <w:t>Dimensionless equivalent geometry (-)</w:t>
            </w:r>
          </w:p>
        </w:tc>
      </w:tr>
      <w:tr w:rsidR="0052159B" w:rsidRPr="00474B2F" w14:paraId="52476646" w14:textId="77777777" w:rsidTr="00AC3D13">
        <w:tc>
          <w:tcPr>
            <w:tcW w:w="1361" w:type="dxa"/>
            <w:shd w:val="clear" w:color="auto" w:fill="auto"/>
            <w:vAlign w:val="center"/>
          </w:tcPr>
          <w:p w14:paraId="5B8E4730" w14:textId="77777777" w:rsidR="0052159B" w:rsidRPr="007C279C" w:rsidRDefault="00000000" w:rsidP="00474B2F">
            <w:pPr>
              <w:pStyle w:val="MDPI42tablebody"/>
              <w:autoSpaceDE w:val="0"/>
              <w:autoSpaceDN w:val="0"/>
              <w:spacing w:line="240" w:lineRule="auto"/>
              <w:jc w:val="left"/>
              <w:rPr>
                <w:szCs w:val="18"/>
              </w:rPr>
            </w:pPr>
            <m:oMathPara>
              <m:oMathParaPr>
                <m:jc m:val="left"/>
              </m:oMathParaPr>
              <m:oMath>
                <m:sSub>
                  <m:sSubPr>
                    <m:ctrlPr>
                      <w:rPr>
                        <w:rFonts w:ascii="Cambria Math" w:hAnsi="Cambria Math"/>
                        <w:szCs w:val="18"/>
                      </w:rPr>
                    </m:ctrlPr>
                  </m:sSubPr>
                  <m:e>
                    <m:r>
                      <w:rPr>
                        <w:rFonts w:ascii="Cambria Math" w:hAnsi="Cambria Math"/>
                        <w:szCs w:val="18"/>
                      </w:rPr>
                      <m:t>h</m:t>
                    </m:r>
                  </m:e>
                  <m:sub>
                    <m:r>
                      <w:rPr>
                        <w:rFonts w:ascii="Cambria Math" w:hAnsi="Cambria Math"/>
                        <w:szCs w:val="18"/>
                      </w:rPr>
                      <m:t>c</m:t>
                    </m:r>
                  </m:sub>
                </m:sSub>
              </m:oMath>
            </m:oMathPara>
          </w:p>
        </w:tc>
        <w:tc>
          <w:tcPr>
            <w:tcW w:w="6496" w:type="dxa"/>
            <w:shd w:val="clear" w:color="auto" w:fill="auto"/>
            <w:vAlign w:val="center"/>
          </w:tcPr>
          <w:p w14:paraId="7C4DDDEA" w14:textId="77777777" w:rsidR="0052159B" w:rsidRPr="00474B2F" w:rsidRDefault="0052159B" w:rsidP="00474B2F">
            <w:pPr>
              <w:pStyle w:val="MDPI42tablebody"/>
              <w:autoSpaceDE w:val="0"/>
              <w:autoSpaceDN w:val="0"/>
              <w:spacing w:line="240" w:lineRule="auto"/>
              <w:jc w:val="left"/>
              <w:rPr>
                <w:szCs w:val="18"/>
              </w:rPr>
            </w:pPr>
            <w:r w:rsidRPr="00474B2F">
              <w:rPr>
                <w:szCs w:val="18"/>
              </w:rPr>
              <w:t>Central film thickness (m)</w:t>
            </w:r>
          </w:p>
        </w:tc>
      </w:tr>
      <w:tr w:rsidR="0052159B" w:rsidRPr="00474B2F" w14:paraId="258C9F4D" w14:textId="77777777" w:rsidTr="00AC3D13">
        <w:tc>
          <w:tcPr>
            <w:tcW w:w="1361" w:type="dxa"/>
            <w:shd w:val="clear" w:color="auto" w:fill="auto"/>
            <w:vAlign w:val="center"/>
          </w:tcPr>
          <w:p w14:paraId="182B6678" w14:textId="77777777" w:rsidR="0052159B" w:rsidRPr="007C279C" w:rsidRDefault="00000000" w:rsidP="00474B2F">
            <w:pPr>
              <w:pStyle w:val="MDPI42tablebody"/>
              <w:autoSpaceDE w:val="0"/>
              <w:autoSpaceDN w:val="0"/>
              <w:spacing w:line="240" w:lineRule="auto"/>
              <w:jc w:val="left"/>
              <w:rPr>
                <w:szCs w:val="18"/>
              </w:rPr>
            </w:pPr>
            <m:oMathPara>
              <m:oMathParaPr>
                <m:jc m:val="left"/>
              </m:oMathParaPr>
              <m:oMath>
                <m:sSub>
                  <m:sSubPr>
                    <m:ctrlPr>
                      <w:rPr>
                        <w:rFonts w:ascii="Cambria Math" w:hAnsi="Cambria Math"/>
                        <w:szCs w:val="18"/>
                      </w:rPr>
                    </m:ctrlPr>
                  </m:sSubPr>
                  <m:e>
                    <m:r>
                      <w:rPr>
                        <w:rFonts w:ascii="Cambria Math" w:hAnsi="Cambria Math"/>
                        <w:szCs w:val="18"/>
                      </w:rPr>
                      <m:t>I</m:t>
                    </m:r>
                  </m:e>
                  <m:sub>
                    <m:r>
                      <w:rPr>
                        <w:rFonts w:ascii="Cambria Math" w:hAnsi="Cambria Math"/>
                        <w:szCs w:val="18"/>
                      </w:rPr>
                      <m:t>C</m:t>
                    </m:r>
                  </m:sub>
                </m:sSub>
              </m:oMath>
            </m:oMathPara>
          </w:p>
        </w:tc>
        <w:tc>
          <w:tcPr>
            <w:tcW w:w="6496" w:type="dxa"/>
            <w:shd w:val="clear" w:color="auto" w:fill="auto"/>
            <w:vAlign w:val="center"/>
          </w:tcPr>
          <w:p w14:paraId="5406D7AB" w14:textId="5ED7448F" w:rsidR="0052159B" w:rsidRPr="00474B2F" w:rsidRDefault="0052159B" w:rsidP="00474B2F">
            <w:pPr>
              <w:pStyle w:val="MDPI42tablebody"/>
              <w:autoSpaceDE w:val="0"/>
              <w:autoSpaceDN w:val="0"/>
              <w:spacing w:line="240" w:lineRule="auto"/>
              <w:jc w:val="left"/>
              <w:rPr>
                <w:szCs w:val="18"/>
              </w:rPr>
            </w:pPr>
            <w:r w:rsidRPr="00474B2F">
              <w:rPr>
                <w:szCs w:val="18"/>
              </w:rPr>
              <w:t>Inertia tensor of partial mass (</w:t>
            </w:r>
            <w:r w:rsidRPr="00512D96">
              <w:rPr>
                <w:szCs w:val="18"/>
                <w:highlight w:val="yellow"/>
              </w:rPr>
              <w:t>kg</w:t>
            </w:r>
            <w:ins w:id="148" w:author="Harry Questa" w:date="2023-01-09T21:36:00Z">
              <w:r w:rsidR="0011042E">
                <w:rPr>
                  <w:szCs w:val="18"/>
                  <w:highlight w:val="yellow"/>
                </w:rPr>
                <w:t>·</w:t>
              </w:r>
            </w:ins>
            <w:del w:id="149" w:author="Harry Questa" w:date="2023-01-09T21:36:00Z">
              <w:r w:rsidRPr="00512D96" w:rsidDel="0011042E">
                <w:rPr>
                  <w:szCs w:val="18"/>
                  <w:highlight w:val="yellow"/>
                </w:rPr>
                <w:delText>.</w:delText>
              </w:r>
            </w:del>
            <w:r w:rsidRPr="00512D96">
              <w:rPr>
                <w:szCs w:val="18"/>
                <w:highlight w:val="yellow"/>
              </w:rPr>
              <w:t>m</w:t>
            </w:r>
            <w:r w:rsidRPr="00512D96">
              <w:rPr>
                <w:szCs w:val="18"/>
                <w:highlight w:val="yellow"/>
                <w:vertAlign w:val="superscript"/>
              </w:rPr>
              <w:t>2</w:t>
            </w:r>
            <w:r w:rsidRPr="00474B2F">
              <w:rPr>
                <w:szCs w:val="18"/>
              </w:rPr>
              <w:t>)</w:t>
            </w:r>
          </w:p>
        </w:tc>
      </w:tr>
      <w:tr w:rsidR="0052159B" w:rsidRPr="00474B2F" w14:paraId="7C319062" w14:textId="77777777" w:rsidTr="00AC3D13">
        <w:tc>
          <w:tcPr>
            <w:tcW w:w="1361" w:type="dxa"/>
            <w:shd w:val="clear" w:color="auto" w:fill="auto"/>
            <w:vAlign w:val="center"/>
          </w:tcPr>
          <w:p w14:paraId="1EC82132" w14:textId="77777777" w:rsidR="0052159B" w:rsidRPr="007C279C" w:rsidRDefault="0052159B" w:rsidP="00474B2F">
            <w:pPr>
              <w:pStyle w:val="MDPI42tablebody"/>
              <w:autoSpaceDE w:val="0"/>
              <w:autoSpaceDN w:val="0"/>
              <w:spacing w:line="240" w:lineRule="auto"/>
              <w:jc w:val="left"/>
              <w:rPr>
                <w:szCs w:val="18"/>
              </w:rPr>
            </w:pPr>
            <m:oMathPara>
              <m:oMathParaPr>
                <m:jc m:val="left"/>
              </m:oMathParaPr>
              <m:oMath>
                <m:r>
                  <w:rPr>
                    <w:rFonts w:ascii="Cambria Math" w:hAnsi="Cambria Math"/>
                    <w:szCs w:val="18"/>
                  </w:rPr>
                  <m:t>K</m:t>
                </m:r>
              </m:oMath>
            </m:oMathPara>
          </w:p>
        </w:tc>
        <w:tc>
          <w:tcPr>
            <w:tcW w:w="6496" w:type="dxa"/>
            <w:shd w:val="clear" w:color="auto" w:fill="auto"/>
            <w:vAlign w:val="center"/>
          </w:tcPr>
          <w:p w14:paraId="7EAE34EE" w14:textId="7AC1C08F" w:rsidR="0052159B" w:rsidRPr="00474B2F" w:rsidRDefault="0052159B" w:rsidP="00474B2F">
            <w:pPr>
              <w:pStyle w:val="MDPI42tablebody"/>
              <w:autoSpaceDE w:val="0"/>
              <w:autoSpaceDN w:val="0"/>
              <w:spacing w:line="240" w:lineRule="auto"/>
              <w:jc w:val="left"/>
              <w:rPr>
                <w:szCs w:val="18"/>
              </w:rPr>
            </w:pPr>
            <w:r w:rsidRPr="00474B2F">
              <w:rPr>
                <w:szCs w:val="18"/>
              </w:rPr>
              <w:t>Body stiffness matrix (</w:t>
            </w:r>
            <w:r w:rsidRPr="00512D96">
              <w:rPr>
                <w:szCs w:val="18"/>
                <w:highlight w:val="yellow"/>
              </w:rPr>
              <w:t>N</w:t>
            </w:r>
            <w:del w:id="150" w:author="Harry Questa" w:date="2023-01-09T21:36:00Z">
              <w:r w:rsidRPr="00512D96" w:rsidDel="0011042E">
                <w:rPr>
                  <w:szCs w:val="18"/>
                  <w:highlight w:val="yellow"/>
                </w:rPr>
                <w:delText>.</w:delText>
              </w:r>
            </w:del>
            <w:ins w:id="151" w:author="Harry Questa" w:date="2023-01-09T21:36:00Z">
              <w:r w:rsidR="0011042E">
                <w:rPr>
                  <w:szCs w:val="18"/>
                  <w:highlight w:val="yellow"/>
                </w:rPr>
                <w:t>·</w:t>
              </w:r>
            </w:ins>
            <w:r w:rsidRPr="00512D96">
              <w:rPr>
                <w:szCs w:val="18"/>
                <w:highlight w:val="yellow"/>
              </w:rPr>
              <w:t>m</w:t>
            </w:r>
            <w:r w:rsidR="00BA3F3D" w:rsidRPr="00512D96">
              <w:rPr>
                <w:szCs w:val="18"/>
                <w:highlight w:val="yellow"/>
                <w:vertAlign w:val="superscript"/>
              </w:rPr>
              <w:t>−1</w:t>
            </w:r>
            <w:r w:rsidRPr="00474B2F">
              <w:rPr>
                <w:szCs w:val="18"/>
              </w:rPr>
              <w:t>)</w:t>
            </w:r>
          </w:p>
        </w:tc>
      </w:tr>
      <w:tr w:rsidR="0052159B" w:rsidRPr="00474B2F" w14:paraId="3122BD3D" w14:textId="77777777" w:rsidTr="00AC3D13">
        <w:tc>
          <w:tcPr>
            <w:tcW w:w="1361" w:type="dxa"/>
            <w:shd w:val="clear" w:color="auto" w:fill="auto"/>
            <w:vAlign w:val="center"/>
          </w:tcPr>
          <w:p w14:paraId="147CFE9C" w14:textId="77777777" w:rsidR="0052159B" w:rsidRPr="007C279C" w:rsidRDefault="0052159B" w:rsidP="00474B2F">
            <w:pPr>
              <w:pStyle w:val="MDPI42tablebody"/>
              <w:autoSpaceDE w:val="0"/>
              <w:autoSpaceDN w:val="0"/>
              <w:spacing w:line="240" w:lineRule="auto"/>
              <w:jc w:val="left"/>
              <w:rPr>
                <w:szCs w:val="18"/>
              </w:rPr>
            </w:pPr>
            <m:oMathPara>
              <m:oMathParaPr>
                <m:jc m:val="left"/>
              </m:oMathParaPr>
              <m:oMath>
                <m:r>
                  <w:rPr>
                    <w:rFonts w:ascii="Cambria Math" w:hAnsi="Cambria Math"/>
                    <w:szCs w:val="18"/>
                  </w:rPr>
                  <m:t>k</m:t>
                </m:r>
              </m:oMath>
            </m:oMathPara>
          </w:p>
        </w:tc>
        <w:tc>
          <w:tcPr>
            <w:tcW w:w="6496" w:type="dxa"/>
            <w:shd w:val="clear" w:color="auto" w:fill="auto"/>
            <w:vAlign w:val="center"/>
          </w:tcPr>
          <w:p w14:paraId="1A4055A8" w14:textId="11B3D5B0" w:rsidR="0052159B" w:rsidRPr="00474B2F" w:rsidRDefault="0052159B" w:rsidP="00474B2F">
            <w:pPr>
              <w:pStyle w:val="MDPI42tablebody"/>
              <w:autoSpaceDE w:val="0"/>
              <w:autoSpaceDN w:val="0"/>
              <w:spacing w:line="240" w:lineRule="auto"/>
              <w:jc w:val="left"/>
              <w:rPr>
                <w:szCs w:val="18"/>
              </w:rPr>
            </w:pPr>
            <w:r w:rsidRPr="00474B2F">
              <w:rPr>
                <w:szCs w:val="18"/>
              </w:rPr>
              <w:t>Body material stiffness (</w:t>
            </w:r>
            <w:r w:rsidRPr="00512D96">
              <w:rPr>
                <w:szCs w:val="18"/>
                <w:highlight w:val="yellow"/>
              </w:rPr>
              <w:t>N</w:t>
            </w:r>
            <w:del w:id="152" w:author="Harry Questa" w:date="2023-01-09T21:36:00Z">
              <w:r w:rsidRPr="00512D96" w:rsidDel="0011042E">
                <w:rPr>
                  <w:szCs w:val="18"/>
                  <w:highlight w:val="yellow"/>
                </w:rPr>
                <w:delText>.</w:delText>
              </w:r>
            </w:del>
            <w:ins w:id="153" w:author="Harry Questa" w:date="2023-01-09T21:36:00Z">
              <w:r w:rsidR="0011042E">
                <w:rPr>
                  <w:szCs w:val="18"/>
                  <w:highlight w:val="yellow"/>
                </w:rPr>
                <w:t>·</w:t>
              </w:r>
            </w:ins>
            <w:r w:rsidRPr="00512D96">
              <w:rPr>
                <w:szCs w:val="18"/>
                <w:highlight w:val="yellow"/>
              </w:rPr>
              <w:t>m</w:t>
            </w:r>
            <w:r w:rsidR="00894F79" w:rsidRPr="00512D96">
              <w:rPr>
                <w:szCs w:val="18"/>
                <w:highlight w:val="yellow"/>
                <w:vertAlign w:val="superscript"/>
              </w:rPr>
              <w:t>−1</w:t>
            </w:r>
            <w:r w:rsidRPr="00474B2F">
              <w:rPr>
                <w:szCs w:val="18"/>
              </w:rPr>
              <w:t>)</w:t>
            </w:r>
          </w:p>
        </w:tc>
      </w:tr>
      <w:tr w:rsidR="0052159B" w:rsidRPr="00474B2F" w14:paraId="4D30B795" w14:textId="77777777" w:rsidTr="00AC3D13">
        <w:tc>
          <w:tcPr>
            <w:tcW w:w="1361" w:type="dxa"/>
            <w:shd w:val="clear" w:color="auto" w:fill="auto"/>
            <w:vAlign w:val="center"/>
          </w:tcPr>
          <w:p w14:paraId="1CC29146" w14:textId="77777777" w:rsidR="0052159B" w:rsidRPr="007C279C" w:rsidRDefault="00000000" w:rsidP="00474B2F">
            <w:pPr>
              <w:pStyle w:val="MDPI42tablebody"/>
              <w:autoSpaceDE w:val="0"/>
              <w:autoSpaceDN w:val="0"/>
              <w:spacing w:line="240" w:lineRule="auto"/>
              <w:jc w:val="left"/>
              <w:rPr>
                <w:szCs w:val="18"/>
              </w:rPr>
            </w:pPr>
            <m:oMathPara>
              <m:oMathParaPr>
                <m:jc m:val="left"/>
              </m:oMathParaPr>
              <m:oMath>
                <m:sSub>
                  <m:sSubPr>
                    <m:ctrlPr>
                      <w:rPr>
                        <w:rFonts w:ascii="Cambria Math" w:hAnsi="Cambria Math"/>
                        <w:szCs w:val="18"/>
                      </w:rPr>
                    </m:ctrlPr>
                  </m:sSubPr>
                  <m:e>
                    <m:r>
                      <w:rPr>
                        <w:rFonts w:ascii="Cambria Math" w:hAnsi="Cambria Math"/>
                        <w:szCs w:val="18"/>
                      </w:rPr>
                      <m:t>K</m:t>
                    </m:r>
                  </m:e>
                  <m:sub>
                    <m:r>
                      <w:rPr>
                        <w:rFonts w:ascii="Cambria Math" w:hAnsi="Cambria Math"/>
                        <w:szCs w:val="18"/>
                      </w:rPr>
                      <m:t>c</m:t>
                    </m:r>
                  </m:sub>
                </m:sSub>
              </m:oMath>
            </m:oMathPara>
          </w:p>
        </w:tc>
        <w:tc>
          <w:tcPr>
            <w:tcW w:w="6496" w:type="dxa"/>
            <w:shd w:val="clear" w:color="auto" w:fill="auto"/>
            <w:vAlign w:val="center"/>
          </w:tcPr>
          <w:p w14:paraId="6F4BE22C" w14:textId="3396CB98" w:rsidR="0052159B" w:rsidRPr="00474B2F" w:rsidRDefault="0052159B" w:rsidP="00474B2F">
            <w:pPr>
              <w:pStyle w:val="MDPI42tablebody"/>
              <w:autoSpaceDE w:val="0"/>
              <w:autoSpaceDN w:val="0"/>
              <w:spacing w:line="240" w:lineRule="auto"/>
              <w:jc w:val="left"/>
              <w:rPr>
                <w:szCs w:val="18"/>
              </w:rPr>
            </w:pPr>
            <w:r w:rsidRPr="00474B2F">
              <w:rPr>
                <w:szCs w:val="18"/>
              </w:rPr>
              <w:t>Contact stiffness (</w:t>
            </w:r>
            <w:r w:rsidRPr="00512D96">
              <w:rPr>
                <w:szCs w:val="18"/>
                <w:highlight w:val="yellow"/>
              </w:rPr>
              <w:t>N</w:t>
            </w:r>
            <w:ins w:id="154" w:author="Harry Questa" w:date="2023-01-09T21:36:00Z">
              <w:r w:rsidR="0011042E">
                <w:rPr>
                  <w:szCs w:val="18"/>
                  <w:highlight w:val="yellow"/>
                </w:rPr>
                <w:t>·</w:t>
              </w:r>
            </w:ins>
            <w:del w:id="155" w:author="Harry Questa" w:date="2023-01-09T21:36:00Z">
              <w:r w:rsidRPr="00512D96" w:rsidDel="0011042E">
                <w:rPr>
                  <w:szCs w:val="18"/>
                  <w:highlight w:val="yellow"/>
                </w:rPr>
                <w:delText>.</w:delText>
              </w:r>
            </w:del>
            <w:r w:rsidRPr="00512D96">
              <w:rPr>
                <w:szCs w:val="18"/>
                <w:highlight w:val="yellow"/>
              </w:rPr>
              <w:t>m</w:t>
            </w:r>
            <w:r w:rsidR="00894F79" w:rsidRPr="00512D96">
              <w:rPr>
                <w:szCs w:val="18"/>
                <w:highlight w:val="yellow"/>
                <w:vertAlign w:val="superscript"/>
              </w:rPr>
              <w:t>−1</w:t>
            </w:r>
            <w:r w:rsidRPr="00474B2F">
              <w:rPr>
                <w:szCs w:val="18"/>
              </w:rPr>
              <w:t>)</w:t>
            </w:r>
          </w:p>
        </w:tc>
      </w:tr>
      <w:tr w:rsidR="0052159B" w:rsidRPr="00474B2F" w14:paraId="5CA32F07" w14:textId="77777777" w:rsidTr="00AC3D13">
        <w:tc>
          <w:tcPr>
            <w:tcW w:w="1361" w:type="dxa"/>
            <w:shd w:val="clear" w:color="auto" w:fill="auto"/>
            <w:vAlign w:val="center"/>
          </w:tcPr>
          <w:p w14:paraId="60FFA3DF" w14:textId="77777777" w:rsidR="0052159B" w:rsidRPr="007C279C" w:rsidRDefault="00000000" w:rsidP="00474B2F">
            <w:pPr>
              <w:pStyle w:val="MDPI42tablebody"/>
              <w:autoSpaceDE w:val="0"/>
              <w:autoSpaceDN w:val="0"/>
              <w:spacing w:line="240" w:lineRule="auto"/>
              <w:jc w:val="left"/>
              <w:rPr>
                <w:rFonts w:eastAsia="SimSun"/>
                <w:szCs w:val="18"/>
              </w:rPr>
            </w:pPr>
            <m:oMathPara>
              <m:oMathParaPr>
                <m:jc m:val="left"/>
              </m:oMathParaPr>
              <m:oMath>
                <m:sSub>
                  <m:sSubPr>
                    <m:ctrlPr>
                      <w:rPr>
                        <w:rFonts w:ascii="Cambria Math" w:hAnsi="Cambria Math"/>
                        <w:szCs w:val="18"/>
                      </w:rPr>
                    </m:ctrlPr>
                  </m:sSubPr>
                  <m:e>
                    <m:r>
                      <w:rPr>
                        <w:rFonts w:ascii="Cambria Math" w:hAnsi="Cambria Math"/>
                        <w:szCs w:val="18"/>
                      </w:rPr>
                      <m:t>K</m:t>
                    </m:r>
                  </m:e>
                  <m:sub>
                    <m:r>
                      <w:rPr>
                        <w:rFonts w:ascii="Cambria Math" w:hAnsi="Cambria Math"/>
                        <w:szCs w:val="18"/>
                      </w:rPr>
                      <m:t>b</m:t>
                    </m:r>
                  </m:sub>
                </m:sSub>
              </m:oMath>
            </m:oMathPara>
          </w:p>
        </w:tc>
        <w:tc>
          <w:tcPr>
            <w:tcW w:w="6496" w:type="dxa"/>
            <w:shd w:val="clear" w:color="auto" w:fill="auto"/>
            <w:vAlign w:val="center"/>
          </w:tcPr>
          <w:p w14:paraId="4A3E8C8F" w14:textId="103FAA4A" w:rsidR="0052159B" w:rsidRPr="00474B2F" w:rsidRDefault="0052159B" w:rsidP="00474B2F">
            <w:pPr>
              <w:pStyle w:val="MDPI42tablebody"/>
              <w:autoSpaceDE w:val="0"/>
              <w:autoSpaceDN w:val="0"/>
              <w:spacing w:line="240" w:lineRule="auto"/>
              <w:jc w:val="left"/>
              <w:rPr>
                <w:szCs w:val="18"/>
              </w:rPr>
            </w:pPr>
            <w:r w:rsidRPr="00474B2F">
              <w:rPr>
                <w:szCs w:val="18"/>
              </w:rPr>
              <w:t>Total Bearing Stiffness (</w:t>
            </w:r>
            <w:r w:rsidRPr="00512D96">
              <w:rPr>
                <w:szCs w:val="18"/>
                <w:highlight w:val="yellow"/>
              </w:rPr>
              <w:t>N</w:t>
            </w:r>
            <w:ins w:id="156" w:author="Harry Questa" w:date="2023-01-09T21:36:00Z">
              <w:r w:rsidR="0011042E">
                <w:rPr>
                  <w:szCs w:val="18"/>
                  <w:highlight w:val="yellow"/>
                </w:rPr>
                <w:t>·</w:t>
              </w:r>
            </w:ins>
            <w:del w:id="157" w:author="Harry Questa" w:date="2023-01-09T21:36:00Z">
              <w:r w:rsidRPr="00512D96" w:rsidDel="0011042E">
                <w:rPr>
                  <w:szCs w:val="18"/>
                  <w:highlight w:val="yellow"/>
                </w:rPr>
                <w:delText>.</w:delText>
              </w:r>
            </w:del>
            <w:r w:rsidRPr="00512D96">
              <w:rPr>
                <w:szCs w:val="18"/>
                <w:highlight w:val="yellow"/>
              </w:rPr>
              <w:t>m</w:t>
            </w:r>
            <w:r w:rsidR="00894F79" w:rsidRPr="00512D96">
              <w:rPr>
                <w:szCs w:val="18"/>
                <w:highlight w:val="yellow"/>
                <w:vertAlign w:val="superscript"/>
              </w:rPr>
              <w:t>−1</w:t>
            </w:r>
            <w:r w:rsidRPr="00474B2F">
              <w:rPr>
                <w:szCs w:val="18"/>
              </w:rPr>
              <w:t>)</w:t>
            </w:r>
          </w:p>
        </w:tc>
      </w:tr>
      <w:tr w:rsidR="0052159B" w:rsidRPr="00826B50" w14:paraId="7F87BD08" w14:textId="77777777" w:rsidTr="00AC3D13">
        <w:tc>
          <w:tcPr>
            <w:tcW w:w="1361" w:type="dxa"/>
            <w:shd w:val="clear" w:color="auto" w:fill="auto"/>
            <w:vAlign w:val="center"/>
          </w:tcPr>
          <w:p w14:paraId="7B4FFAA7" w14:textId="77777777" w:rsidR="0052159B" w:rsidRPr="007C279C" w:rsidRDefault="00000000" w:rsidP="00474B2F">
            <w:pPr>
              <w:pStyle w:val="MDPI42tablebody"/>
              <w:autoSpaceDE w:val="0"/>
              <w:autoSpaceDN w:val="0"/>
              <w:spacing w:line="240" w:lineRule="auto"/>
              <w:jc w:val="left"/>
              <w:rPr>
                <w:rFonts w:eastAsia="SimSun"/>
                <w:szCs w:val="18"/>
              </w:rPr>
            </w:pPr>
            <m:oMathPara>
              <m:oMathParaPr>
                <m:jc m:val="left"/>
              </m:oMathParaPr>
              <m:oMath>
                <m:sSub>
                  <m:sSubPr>
                    <m:ctrlPr>
                      <w:rPr>
                        <w:rFonts w:ascii="Cambria Math" w:hAnsi="Cambria Math"/>
                        <w:szCs w:val="18"/>
                      </w:rPr>
                    </m:ctrlPr>
                  </m:sSubPr>
                  <m:e>
                    <m:r>
                      <w:rPr>
                        <w:rFonts w:ascii="Cambria Math" w:hAnsi="Cambria Math"/>
                        <w:szCs w:val="18"/>
                      </w:rPr>
                      <m:t>K</m:t>
                    </m:r>
                  </m:e>
                  <m:sub>
                    <m:r>
                      <w:rPr>
                        <w:rFonts w:ascii="Cambria Math" w:hAnsi="Cambria Math"/>
                        <w:szCs w:val="18"/>
                      </w:rPr>
                      <m:t>EHL</m:t>
                    </m:r>
                  </m:sub>
                </m:sSub>
              </m:oMath>
            </m:oMathPara>
          </w:p>
        </w:tc>
        <w:tc>
          <w:tcPr>
            <w:tcW w:w="6496" w:type="dxa"/>
            <w:shd w:val="clear" w:color="auto" w:fill="auto"/>
            <w:vAlign w:val="center"/>
          </w:tcPr>
          <w:p w14:paraId="464FD413" w14:textId="77E52D0E" w:rsidR="0052159B" w:rsidRPr="00474B2F" w:rsidRDefault="0052159B" w:rsidP="00474B2F">
            <w:pPr>
              <w:pStyle w:val="MDPI42tablebody"/>
              <w:autoSpaceDE w:val="0"/>
              <w:autoSpaceDN w:val="0"/>
              <w:spacing w:line="240" w:lineRule="auto"/>
              <w:jc w:val="left"/>
              <w:rPr>
                <w:szCs w:val="18"/>
                <w:lang w:val="de-AT"/>
              </w:rPr>
            </w:pPr>
            <w:r w:rsidRPr="00474B2F">
              <w:rPr>
                <w:szCs w:val="18"/>
                <w:lang w:val="de-AT"/>
              </w:rPr>
              <w:t>EHL Film Stiffness (N</w:t>
            </w:r>
            <w:ins w:id="158" w:author="Harry Questa" w:date="2023-01-09T21:36:00Z">
              <w:r w:rsidR="0011042E" w:rsidRPr="0011042E">
                <w:rPr>
                  <w:szCs w:val="18"/>
                  <w:highlight w:val="yellow"/>
                  <w:lang w:val="de-AT"/>
                  <w:rPrChange w:id="159" w:author="Harry Questa" w:date="2023-01-09T21:36:00Z">
                    <w:rPr>
                      <w:szCs w:val="18"/>
                      <w:highlight w:val="yellow"/>
                    </w:rPr>
                  </w:rPrChange>
                </w:rPr>
                <w:t>·</w:t>
              </w:r>
            </w:ins>
            <w:del w:id="160" w:author="Harry Questa" w:date="2023-01-09T21:36:00Z">
              <w:r w:rsidRPr="00512D96" w:rsidDel="0011042E">
                <w:rPr>
                  <w:szCs w:val="18"/>
                  <w:highlight w:val="yellow"/>
                  <w:lang w:val="de-AT"/>
                </w:rPr>
                <w:delText>.</w:delText>
              </w:r>
            </w:del>
            <w:r w:rsidRPr="00512D96">
              <w:rPr>
                <w:szCs w:val="18"/>
                <w:highlight w:val="yellow"/>
                <w:lang w:val="de-AT"/>
              </w:rPr>
              <w:t>m</w:t>
            </w:r>
            <w:r w:rsidR="00894F79" w:rsidRPr="00267718">
              <w:rPr>
                <w:szCs w:val="18"/>
                <w:highlight w:val="yellow"/>
                <w:vertAlign w:val="superscript"/>
                <w:lang w:val="de-AT"/>
              </w:rPr>
              <w:t>−1</w:t>
            </w:r>
            <w:r w:rsidRPr="00474B2F">
              <w:rPr>
                <w:szCs w:val="18"/>
                <w:lang w:val="de-AT"/>
              </w:rPr>
              <w:t>)</w:t>
            </w:r>
          </w:p>
        </w:tc>
      </w:tr>
      <w:tr w:rsidR="0052159B" w:rsidRPr="00474B2F" w14:paraId="76424E15" w14:textId="77777777" w:rsidTr="00AC3D13">
        <w:tc>
          <w:tcPr>
            <w:tcW w:w="1361" w:type="dxa"/>
            <w:shd w:val="clear" w:color="auto" w:fill="auto"/>
            <w:vAlign w:val="center"/>
          </w:tcPr>
          <w:p w14:paraId="156BDDD6" w14:textId="77777777" w:rsidR="0052159B" w:rsidRPr="007C279C" w:rsidRDefault="00000000" w:rsidP="00474B2F">
            <w:pPr>
              <w:pStyle w:val="MDPI42tablebody"/>
              <w:autoSpaceDE w:val="0"/>
              <w:autoSpaceDN w:val="0"/>
              <w:spacing w:line="240" w:lineRule="auto"/>
              <w:jc w:val="left"/>
              <w:rPr>
                <w:szCs w:val="18"/>
              </w:rPr>
            </w:pPr>
            <m:oMathPara>
              <m:oMathParaPr>
                <m:jc m:val="left"/>
              </m:oMathParaPr>
              <m:oMath>
                <m:sSub>
                  <m:sSubPr>
                    <m:ctrlPr>
                      <w:rPr>
                        <w:rFonts w:ascii="Cambria Math" w:hAnsi="Cambria Math"/>
                        <w:szCs w:val="18"/>
                      </w:rPr>
                    </m:ctrlPr>
                  </m:sSubPr>
                  <m:e>
                    <m:r>
                      <w:rPr>
                        <w:rFonts w:ascii="Cambria Math" w:hAnsi="Cambria Math"/>
                        <w:szCs w:val="18"/>
                      </w:rPr>
                      <m:t>l</m:t>
                    </m:r>
                  </m:e>
                  <m:sub>
                    <m:r>
                      <w:rPr>
                        <w:rFonts w:ascii="Cambria Math" w:hAnsi="Cambria Math"/>
                        <w:szCs w:val="18"/>
                      </w:rPr>
                      <m:t>a</m:t>
                    </m:r>
                  </m:sub>
                </m:sSub>
              </m:oMath>
            </m:oMathPara>
          </w:p>
        </w:tc>
        <w:tc>
          <w:tcPr>
            <w:tcW w:w="6496" w:type="dxa"/>
            <w:shd w:val="clear" w:color="auto" w:fill="auto"/>
            <w:vAlign w:val="center"/>
          </w:tcPr>
          <w:p w14:paraId="662A0D04" w14:textId="77777777" w:rsidR="0052159B" w:rsidRPr="00474B2F" w:rsidRDefault="0052159B" w:rsidP="00474B2F">
            <w:pPr>
              <w:pStyle w:val="MDPI42tablebody"/>
              <w:autoSpaceDE w:val="0"/>
              <w:autoSpaceDN w:val="0"/>
              <w:spacing w:line="240" w:lineRule="auto"/>
              <w:jc w:val="left"/>
              <w:rPr>
                <w:szCs w:val="18"/>
              </w:rPr>
            </w:pPr>
            <w:r w:rsidRPr="00474B2F">
              <w:rPr>
                <w:szCs w:val="18"/>
              </w:rPr>
              <w:t>Active length of roller (m)</w:t>
            </w:r>
          </w:p>
        </w:tc>
      </w:tr>
      <w:tr w:rsidR="0052159B" w:rsidRPr="00474B2F" w14:paraId="2D57DC63" w14:textId="77777777" w:rsidTr="00AC3D13">
        <w:tc>
          <w:tcPr>
            <w:tcW w:w="1361" w:type="dxa"/>
            <w:shd w:val="clear" w:color="auto" w:fill="auto"/>
            <w:vAlign w:val="center"/>
          </w:tcPr>
          <w:p w14:paraId="68BA7097" w14:textId="77777777" w:rsidR="0052159B" w:rsidRPr="007C279C" w:rsidRDefault="0052159B" w:rsidP="00474B2F">
            <w:pPr>
              <w:pStyle w:val="MDPI42tablebody"/>
              <w:autoSpaceDE w:val="0"/>
              <w:autoSpaceDN w:val="0"/>
              <w:spacing w:line="240" w:lineRule="auto"/>
              <w:jc w:val="left"/>
              <w:rPr>
                <w:rFonts w:eastAsia="SimSun"/>
                <w:szCs w:val="18"/>
              </w:rPr>
            </w:pPr>
            <m:oMathPara>
              <m:oMathParaPr>
                <m:jc m:val="left"/>
              </m:oMathParaPr>
              <m:oMath>
                <m:r>
                  <w:rPr>
                    <w:rFonts w:ascii="Cambria Math" w:eastAsia="SimSun" w:hAnsi="Cambria Math"/>
                    <w:szCs w:val="18"/>
                  </w:rPr>
                  <m:t>l</m:t>
                </m:r>
              </m:oMath>
            </m:oMathPara>
          </w:p>
        </w:tc>
        <w:tc>
          <w:tcPr>
            <w:tcW w:w="6496" w:type="dxa"/>
            <w:shd w:val="clear" w:color="auto" w:fill="auto"/>
            <w:vAlign w:val="center"/>
          </w:tcPr>
          <w:p w14:paraId="537E3F86" w14:textId="77777777" w:rsidR="0052159B" w:rsidRPr="00474B2F" w:rsidRDefault="0052159B" w:rsidP="00474B2F">
            <w:pPr>
              <w:pStyle w:val="MDPI42tablebody"/>
              <w:autoSpaceDE w:val="0"/>
              <w:autoSpaceDN w:val="0"/>
              <w:spacing w:line="240" w:lineRule="auto"/>
              <w:jc w:val="left"/>
              <w:rPr>
                <w:szCs w:val="18"/>
              </w:rPr>
            </w:pPr>
            <w:r w:rsidRPr="00474B2F">
              <w:rPr>
                <w:szCs w:val="18"/>
              </w:rPr>
              <w:t>Length of roller slice (m)</w:t>
            </w:r>
          </w:p>
        </w:tc>
      </w:tr>
      <w:tr w:rsidR="0052159B" w:rsidRPr="00474B2F" w14:paraId="1F6CA89A" w14:textId="77777777" w:rsidTr="00AC3D13">
        <w:tc>
          <w:tcPr>
            <w:tcW w:w="1361" w:type="dxa"/>
            <w:shd w:val="clear" w:color="auto" w:fill="auto"/>
            <w:vAlign w:val="center"/>
          </w:tcPr>
          <w:p w14:paraId="1EAE7A3D" w14:textId="77777777" w:rsidR="0052159B" w:rsidRPr="007C279C" w:rsidRDefault="0052159B" w:rsidP="00474B2F">
            <w:pPr>
              <w:pStyle w:val="MDPI42tablebody"/>
              <w:autoSpaceDE w:val="0"/>
              <w:autoSpaceDN w:val="0"/>
              <w:spacing w:line="240" w:lineRule="auto"/>
              <w:jc w:val="left"/>
              <w:rPr>
                <w:szCs w:val="18"/>
              </w:rPr>
            </w:pPr>
            <m:oMathPara>
              <m:oMathParaPr>
                <m:jc m:val="left"/>
              </m:oMathParaPr>
              <m:oMath>
                <m:r>
                  <w:rPr>
                    <w:rFonts w:ascii="Cambria Math" w:hAnsi="Cambria Math"/>
                    <w:szCs w:val="18"/>
                  </w:rPr>
                  <m:t>m</m:t>
                </m:r>
              </m:oMath>
            </m:oMathPara>
          </w:p>
        </w:tc>
        <w:tc>
          <w:tcPr>
            <w:tcW w:w="6496" w:type="dxa"/>
            <w:shd w:val="clear" w:color="auto" w:fill="auto"/>
            <w:vAlign w:val="center"/>
          </w:tcPr>
          <w:p w14:paraId="26943973" w14:textId="77777777" w:rsidR="0052159B" w:rsidRPr="00474B2F" w:rsidRDefault="0052159B" w:rsidP="00474B2F">
            <w:pPr>
              <w:pStyle w:val="MDPI42tablebody"/>
              <w:autoSpaceDE w:val="0"/>
              <w:autoSpaceDN w:val="0"/>
              <w:spacing w:line="240" w:lineRule="auto"/>
              <w:jc w:val="left"/>
              <w:rPr>
                <w:szCs w:val="18"/>
              </w:rPr>
            </w:pPr>
            <w:r w:rsidRPr="00474B2F">
              <w:rPr>
                <w:szCs w:val="18"/>
              </w:rPr>
              <w:t>Mass of partial mass (kg)</w:t>
            </w:r>
          </w:p>
        </w:tc>
      </w:tr>
      <w:tr w:rsidR="0052159B" w:rsidRPr="00474B2F" w14:paraId="007C64A2" w14:textId="77777777" w:rsidTr="00AC3D13">
        <w:tc>
          <w:tcPr>
            <w:tcW w:w="1361" w:type="dxa"/>
            <w:shd w:val="clear" w:color="auto" w:fill="auto"/>
            <w:vAlign w:val="center"/>
          </w:tcPr>
          <w:p w14:paraId="268CDBC9" w14:textId="77777777" w:rsidR="0052159B" w:rsidRPr="007C279C" w:rsidRDefault="0052159B" w:rsidP="00474B2F">
            <w:pPr>
              <w:pStyle w:val="MDPI42tablebody"/>
              <w:autoSpaceDE w:val="0"/>
              <w:autoSpaceDN w:val="0"/>
              <w:spacing w:line="240" w:lineRule="auto"/>
              <w:jc w:val="left"/>
              <w:rPr>
                <w:szCs w:val="18"/>
              </w:rPr>
            </w:pPr>
            <m:oMathPara>
              <m:oMathParaPr>
                <m:jc m:val="left"/>
              </m:oMathParaPr>
              <m:oMath>
                <m:r>
                  <w:rPr>
                    <w:rFonts w:ascii="Cambria Math" w:hAnsi="Cambria Math"/>
                    <w:szCs w:val="18"/>
                  </w:rPr>
                  <m:t>M</m:t>
                </m:r>
              </m:oMath>
            </m:oMathPara>
          </w:p>
        </w:tc>
        <w:tc>
          <w:tcPr>
            <w:tcW w:w="6496" w:type="dxa"/>
            <w:shd w:val="clear" w:color="auto" w:fill="auto"/>
            <w:vAlign w:val="center"/>
          </w:tcPr>
          <w:p w14:paraId="04D87E92" w14:textId="77777777" w:rsidR="0052159B" w:rsidRPr="00474B2F" w:rsidRDefault="0052159B" w:rsidP="00474B2F">
            <w:pPr>
              <w:pStyle w:val="MDPI42tablebody"/>
              <w:autoSpaceDE w:val="0"/>
              <w:autoSpaceDN w:val="0"/>
              <w:spacing w:line="240" w:lineRule="auto"/>
              <w:jc w:val="left"/>
              <w:rPr>
                <w:szCs w:val="18"/>
              </w:rPr>
            </w:pPr>
            <w:r w:rsidRPr="00474B2F">
              <w:rPr>
                <w:szCs w:val="18"/>
              </w:rPr>
              <w:t>Mass matrix of body (kg)</w:t>
            </w:r>
          </w:p>
        </w:tc>
      </w:tr>
      <w:tr w:rsidR="0052159B" w:rsidRPr="00474B2F" w14:paraId="075C7705" w14:textId="77777777" w:rsidTr="00AC3D13">
        <w:tc>
          <w:tcPr>
            <w:tcW w:w="1361" w:type="dxa"/>
            <w:shd w:val="clear" w:color="auto" w:fill="auto"/>
            <w:vAlign w:val="center"/>
          </w:tcPr>
          <w:p w14:paraId="3F2D5A2B" w14:textId="77777777" w:rsidR="0052159B" w:rsidRPr="007C279C" w:rsidRDefault="0052159B" w:rsidP="00474B2F">
            <w:pPr>
              <w:pStyle w:val="MDPI42tablebody"/>
              <w:autoSpaceDE w:val="0"/>
              <w:autoSpaceDN w:val="0"/>
              <w:spacing w:line="240" w:lineRule="auto"/>
              <w:jc w:val="left"/>
              <w:rPr>
                <w:szCs w:val="18"/>
              </w:rPr>
            </w:pPr>
            <m:oMathPara>
              <m:oMathParaPr>
                <m:jc m:val="left"/>
              </m:oMathParaPr>
              <m:oMath>
                <m:r>
                  <w:rPr>
                    <w:rFonts w:ascii="Cambria Math" w:hAnsi="Cambria Math"/>
                    <w:szCs w:val="18"/>
                  </w:rPr>
                  <m:t>N</m:t>
                </m:r>
              </m:oMath>
            </m:oMathPara>
          </w:p>
        </w:tc>
        <w:tc>
          <w:tcPr>
            <w:tcW w:w="6496" w:type="dxa"/>
            <w:shd w:val="clear" w:color="auto" w:fill="auto"/>
            <w:vAlign w:val="center"/>
          </w:tcPr>
          <w:p w14:paraId="49E8E9C1" w14:textId="77777777" w:rsidR="0052159B" w:rsidRPr="00474B2F" w:rsidRDefault="0052159B" w:rsidP="00474B2F">
            <w:pPr>
              <w:pStyle w:val="MDPI42tablebody"/>
              <w:autoSpaceDE w:val="0"/>
              <w:autoSpaceDN w:val="0"/>
              <w:spacing w:line="240" w:lineRule="auto"/>
              <w:jc w:val="left"/>
              <w:rPr>
                <w:szCs w:val="18"/>
              </w:rPr>
            </w:pPr>
            <w:r w:rsidRPr="00474B2F">
              <w:rPr>
                <w:szCs w:val="18"/>
              </w:rPr>
              <w:t>Partial mass number (-)</w:t>
            </w:r>
          </w:p>
        </w:tc>
      </w:tr>
      <w:tr w:rsidR="0052159B" w:rsidRPr="00474B2F" w14:paraId="58A46303" w14:textId="77777777" w:rsidTr="00AC3D13">
        <w:tc>
          <w:tcPr>
            <w:tcW w:w="1361" w:type="dxa"/>
            <w:shd w:val="clear" w:color="auto" w:fill="auto"/>
            <w:vAlign w:val="center"/>
          </w:tcPr>
          <w:p w14:paraId="014EAF7F" w14:textId="77777777" w:rsidR="0052159B" w:rsidRPr="007C279C" w:rsidRDefault="0052159B" w:rsidP="00474B2F">
            <w:pPr>
              <w:pStyle w:val="MDPI42tablebody"/>
              <w:autoSpaceDE w:val="0"/>
              <w:autoSpaceDN w:val="0"/>
              <w:spacing w:line="240" w:lineRule="auto"/>
              <w:jc w:val="left"/>
              <w:rPr>
                <w:szCs w:val="18"/>
              </w:rPr>
            </w:pPr>
            <m:oMathPara>
              <m:oMathParaPr>
                <m:jc m:val="left"/>
              </m:oMathParaPr>
              <m:oMath>
                <m:r>
                  <w:rPr>
                    <w:rFonts w:ascii="Cambria Math" w:hAnsi="Cambria Math"/>
                    <w:szCs w:val="18"/>
                  </w:rPr>
                  <m:t>n</m:t>
                </m:r>
              </m:oMath>
            </m:oMathPara>
          </w:p>
        </w:tc>
        <w:tc>
          <w:tcPr>
            <w:tcW w:w="6496" w:type="dxa"/>
            <w:shd w:val="clear" w:color="auto" w:fill="auto"/>
            <w:vAlign w:val="center"/>
          </w:tcPr>
          <w:p w14:paraId="42AF42D9" w14:textId="77777777" w:rsidR="0052159B" w:rsidRPr="00474B2F" w:rsidRDefault="0052159B" w:rsidP="00474B2F">
            <w:pPr>
              <w:pStyle w:val="MDPI42tablebody"/>
              <w:autoSpaceDE w:val="0"/>
              <w:autoSpaceDN w:val="0"/>
              <w:spacing w:line="240" w:lineRule="auto"/>
              <w:jc w:val="left"/>
              <w:rPr>
                <w:szCs w:val="18"/>
              </w:rPr>
            </w:pPr>
            <w:r w:rsidRPr="00474B2F">
              <w:rPr>
                <w:szCs w:val="18"/>
              </w:rPr>
              <w:t>Degree of freedom (-)</w:t>
            </w:r>
          </w:p>
        </w:tc>
      </w:tr>
      <w:tr w:rsidR="0052159B" w:rsidRPr="00474B2F" w14:paraId="4BA5DC36" w14:textId="77777777" w:rsidTr="00AC3D13">
        <w:tc>
          <w:tcPr>
            <w:tcW w:w="1361" w:type="dxa"/>
            <w:shd w:val="clear" w:color="auto" w:fill="auto"/>
            <w:vAlign w:val="center"/>
          </w:tcPr>
          <w:p w14:paraId="357749C6" w14:textId="77777777" w:rsidR="0052159B" w:rsidRPr="007C279C" w:rsidRDefault="00000000" w:rsidP="00474B2F">
            <w:pPr>
              <w:pStyle w:val="MDPI42tablebody"/>
              <w:autoSpaceDE w:val="0"/>
              <w:autoSpaceDN w:val="0"/>
              <w:spacing w:line="240" w:lineRule="auto"/>
              <w:jc w:val="left"/>
              <w:rPr>
                <w:szCs w:val="18"/>
              </w:rPr>
            </w:pPr>
            <m:oMathPara>
              <m:oMathParaPr>
                <m:jc m:val="left"/>
              </m:oMathParaPr>
              <m:oMath>
                <m:sSup>
                  <m:sSupPr>
                    <m:ctrlPr>
                      <w:rPr>
                        <w:rFonts w:ascii="Cambria Math" w:hAnsi="Cambria Math"/>
                        <w:szCs w:val="18"/>
                      </w:rPr>
                    </m:ctrlPr>
                  </m:sSupPr>
                  <m:e>
                    <m:r>
                      <w:rPr>
                        <w:rFonts w:ascii="Cambria Math" w:hAnsi="Cambria Math"/>
                        <w:szCs w:val="18"/>
                      </w:rPr>
                      <m:t>p</m:t>
                    </m:r>
                  </m:e>
                  <m:sup>
                    <m:r>
                      <m:rPr>
                        <m:sty m:val="p"/>
                      </m:rPr>
                      <w:rPr>
                        <w:rFonts w:ascii="Cambria Math" w:hAnsi="Cambria Math"/>
                        <w:szCs w:val="18"/>
                      </w:rPr>
                      <m:t>*</m:t>
                    </m:r>
                  </m:sup>
                </m:sSup>
              </m:oMath>
            </m:oMathPara>
          </w:p>
        </w:tc>
        <w:tc>
          <w:tcPr>
            <w:tcW w:w="6496" w:type="dxa"/>
            <w:shd w:val="clear" w:color="auto" w:fill="auto"/>
            <w:vAlign w:val="center"/>
          </w:tcPr>
          <w:p w14:paraId="3C56090C" w14:textId="09877CE7" w:rsidR="0052159B" w:rsidRPr="00474B2F" w:rsidRDefault="0052159B" w:rsidP="00474B2F">
            <w:pPr>
              <w:pStyle w:val="MDPI42tablebody"/>
              <w:autoSpaceDE w:val="0"/>
              <w:autoSpaceDN w:val="0"/>
              <w:spacing w:line="240" w:lineRule="auto"/>
              <w:jc w:val="left"/>
              <w:rPr>
                <w:szCs w:val="18"/>
              </w:rPr>
            </w:pPr>
            <w:r w:rsidRPr="00474B2F">
              <w:rPr>
                <w:szCs w:val="18"/>
              </w:rPr>
              <w:t>Non-linear inertia terms (</w:t>
            </w:r>
            <w:r w:rsidRPr="00512D96">
              <w:rPr>
                <w:szCs w:val="18"/>
                <w:highlight w:val="yellow"/>
              </w:rPr>
              <w:t>kg</w:t>
            </w:r>
            <w:ins w:id="161" w:author="Harry Questa" w:date="2023-01-09T21:36:00Z">
              <w:r w:rsidR="0011042E">
                <w:rPr>
                  <w:szCs w:val="18"/>
                  <w:highlight w:val="yellow"/>
                </w:rPr>
                <w:t>·</w:t>
              </w:r>
            </w:ins>
            <w:del w:id="162" w:author="Harry Questa" w:date="2023-01-09T21:36:00Z">
              <w:r w:rsidRPr="00512D96" w:rsidDel="0011042E">
                <w:rPr>
                  <w:szCs w:val="18"/>
                  <w:highlight w:val="yellow"/>
                </w:rPr>
                <w:delText>.</w:delText>
              </w:r>
            </w:del>
            <w:r w:rsidRPr="00512D96">
              <w:rPr>
                <w:szCs w:val="18"/>
                <w:highlight w:val="yellow"/>
              </w:rPr>
              <w:t>m</w:t>
            </w:r>
            <w:r w:rsidRPr="00512D96">
              <w:rPr>
                <w:szCs w:val="18"/>
                <w:highlight w:val="yellow"/>
                <w:vertAlign w:val="superscript"/>
              </w:rPr>
              <w:t>2</w:t>
            </w:r>
            <w:r w:rsidRPr="00512D96">
              <w:rPr>
                <w:szCs w:val="18"/>
                <w:highlight w:val="yellow"/>
              </w:rPr>
              <w:t>)</w:t>
            </w:r>
          </w:p>
        </w:tc>
      </w:tr>
      <w:tr w:rsidR="0052159B" w:rsidRPr="00474B2F" w14:paraId="1B95030C" w14:textId="77777777" w:rsidTr="00AC3D13">
        <w:tc>
          <w:tcPr>
            <w:tcW w:w="1361" w:type="dxa"/>
            <w:shd w:val="clear" w:color="auto" w:fill="auto"/>
            <w:vAlign w:val="center"/>
          </w:tcPr>
          <w:p w14:paraId="34FDEF11" w14:textId="77777777" w:rsidR="0052159B" w:rsidRPr="007C279C" w:rsidRDefault="0052159B" w:rsidP="00474B2F">
            <w:pPr>
              <w:pStyle w:val="MDPI42tablebody"/>
              <w:autoSpaceDE w:val="0"/>
              <w:autoSpaceDN w:val="0"/>
              <w:spacing w:line="240" w:lineRule="auto"/>
              <w:jc w:val="left"/>
              <w:rPr>
                <w:szCs w:val="18"/>
              </w:rPr>
            </w:pPr>
            <m:oMathPara>
              <m:oMathParaPr>
                <m:jc m:val="left"/>
              </m:oMathParaPr>
              <m:oMath>
                <m:r>
                  <w:rPr>
                    <w:rFonts w:ascii="Cambria Math" w:hAnsi="Cambria Math"/>
                    <w:szCs w:val="18"/>
                  </w:rPr>
                  <m:t>q</m:t>
                </m:r>
              </m:oMath>
            </m:oMathPara>
          </w:p>
        </w:tc>
        <w:tc>
          <w:tcPr>
            <w:tcW w:w="6496" w:type="dxa"/>
            <w:shd w:val="clear" w:color="auto" w:fill="auto"/>
            <w:vAlign w:val="center"/>
          </w:tcPr>
          <w:p w14:paraId="0CC924CA" w14:textId="77777777" w:rsidR="0052159B" w:rsidRPr="00474B2F" w:rsidRDefault="0052159B" w:rsidP="00474B2F">
            <w:pPr>
              <w:pStyle w:val="MDPI42tablebody"/>
              <w:autoSpaceDE w:val="0"/>
              <w:autoSpaceDN w:val="0"/>
              <w:spacing w:line="240" w:lineRule="auto"/>
              <w:jc w:val="left"/>
              <w:rPr>
                <w:szCs w:val="18"/>
              </w:rPr>
            </w:pPr>
            <w:r w:rsidRPr="00474B2F">
              <w:rPr>
                <w:szCs w:val="18"/>
              </w:rPr>
              <w:t>Displacement (m)</w:t>
            </w:r>
          </w:p>
        </w:tc>
      </w:tr>
      <w:tr w:rsidR="0052159B" w:rsidRPr="00474B2F" w14:paraId="0B695157" w14:textId="77777777" w:rsidTr="00AC3D13">
        <w:tc>
          <w:tcPr>
            <w:tcW w:w="1361" w:type="dxa"/>
            <w:shd w:val="clear" w:color="auto" w:fill="auto"/>
            <w:vAlign w:val="center"/>
          </w:tcPr>
          <w:p w14:paraId="3EA29689" w14:textId="77777777" w:rsidR="0052159B" w:rsidRPr="007C279C" w:rsidRDefault="00000000" w:rsidP="00474B2F">
            <w:pPr>
              <w:pStyle w:val="MDPI42tablebody"/>
              <w:autoSpaceDE w:val="0"/>
              <w:autoSpaceDN w:val="0"/>
              <w:spacing w:line="240" w:lineRule="auto"/>
              <w:jc w:val="left"/>
              <w:rPr>
                <w:szCs w:val="18"/>
              </w:rPr>
            </w:pPr>
            <m:oMathPara>
              <m:oMathParaPr>
                <m:jc m:val="left"/>
              </m:oMathParaPr>
              <m:oMath>
                <m:acc>
                  <m:accPr>
                    <m:chr m:val="̇"/>
                    <m:ctrlPr>
                      <w:rPr>
                        <w:rFonts w:ascii="Cambria Math" w:hAnsi="Cambria Math"/>
                        <w:szCs w:val="18"/>
                      </w:rPr>
                    </m:ctrlPr>
                  </m:accPr>
                  <m:e>
                    <m:r>
                      <w:rPr>
                        <w:rFonts w:ascii="Cambria Math" w:hAnsi="Cambria Math"/>
                        <w:szCs w:val="18"/>
                      </w:rPr>
                      <m:t>q</m:t>
                    </m:r>
                  </m:e>
                </m:acc>
              </m:oMath>
            </m:oMathPara>
          </w:p>
        </w:tc>
        <w:tc>
          <w:tcPr>
            <w:tcW w:w="6496" w:type="dxa"/>
            <w:shd w:val="clear" w:color="auto" w:fill="auto"/>
            <w:vAlign w:val="center"/>
          </w:tcPr>
          <w:p w14:paraId="7E75E1EE" w14:textId="0718A560" w:rsidR="0052159B" w:rsidRPr="00474B2F" w:rsidRDefault="0052159B" w:rsidP="00474B2F">
            <w:pPr>
              <w:pStyle w:val="MDPI42tablebody"/>
              <w:autoSpaceDE w:val="0"/>
              <w:autoSpaceDN w:val="0"/>
              <w:spacing w:line="240" w:lineRule="auto"/>
              <w:jc w:val="left"/>
              <w:rPr>
                <w:szCs w:val="18"/>
              </w:rPr>
            </w:pPr>
            <w:r w:rsidRPr="00474B2F">
              <w:rPr>
                <w:szCs w:val="18"/>
              </w:rPr>
              <w:t>Velocity (</w:t>
            </w:r>
            <w:r w:rsidRPr="00512D96">
              <w:rPr>
                <w:szCs w:val="18"/>
                <w:highlight w:val="yellow"/>
              </w:rPr>
              <w:t>m</w:t>
            </w:r>
            <w:ins w:id="163" w:author="Harry Questa" w:date="2023-01-09T21:36:00Z">
              <w:r w:rsidR="0011042E">
                <w:rPr>
                  <w:szCs w:val="18"/>
                  <w:highlight w:val="yellow"/>
                </w:rPr>
                <w:t>·</w:t>
              </w:r>
            </w:ins>
            <w:del w:id="164" w:author="Harry Questa" w:date="2023-01-09T21:36:00Z">
              <w:r w:rsidRPr="00512D96" w:rsidDel="0011042E">
                <w:rPr>
                  <w:szCs w:val="18"/>
                  <w:highlight w:val="yellow"/>
                </w:rPr>
                <w:delText>.</w:delText>
              </w:r>
            </w:del>
            <w:r w:rsidRPr="00512D96">
              <w:rPr>
                <w:szCs w:val="18"/>
                <w:highlight w:val="yellow"/>
              </w:rPr>
              <w:t>s</w:t>
            </w:r>
            <w:r w:rsidR="00894F79" w:rsidRPr="00512D96">
              <w:rPr>
                <w:szCs w:val="18"/>
                <w:highlight w:val="yellow"/>
                <w:vertAlign w:val="superscript"/>
              </w:rPr>
              <w:t>−1</w:t>
            </w:r>
            <w:r w:rsidRPr="00474B2F">
              <w:rPr>
                <w:szCs w:val="18"/>
              </w:rPr>
              <w:t>)</w:t>
            </w:r>
          </w:p>
        </w:tc>
      </w:tr>
      <w:tr w:rsidR="0052159B" w:rsidRPr="00474B2F" w14:paraId="68C81F62" w14:textId="77777777" w:rsidTr="00AC3D13">
        <w:tc>
          <w:tcPr>
            <w:tcW w:w="1361" w:type="dxa"/>
            <w:shd w:val="clear" w:color="auto" w:fill="auto"/>
            <w:vAlign w:val="center"/>
          </w:tcPr>
          <w:p w14:paraId="62621D0B" w14:textId="77777777" w:rsidR="0052159B" w:rsidRPr="007C279C" w:rsidRDefault="00000000" w:rsidP="00474B2F">
            <w:pPr>
              <w:pStyle w:val="MDPI42tablebody"/>
              <w:autoSpaceDE w:val="0"/>
              <w:autoSpaceDN w:val="0"/>
              <w:spacing w:line="240" w:lineRule="auto"/>
              <w:jc w:val="left"/>
              <w:rPr>
                <w:szCs w:val="18"/>
              </w:rPr>
            </w:pPr>
            <m:oMathPara>
              <m:oMathParaPr>
                <m:jc m:val="left"/>
              </m:oMathParaPr>
              <m:oMath>
                <m:acc>
                  <m:accPr>
                    <m:chr m:val="̈"/>
                    <m:ctrlPr>
                      <w:rPr>
                        <w:rFonts w:ascii="Cambria Math" w:hAnsi="Cambria Math"/>
                        <w:szCs w:val="18"/>
                      </w:rPr>
                    </m:ctrlPr>
                  </m:accPr>
                  <m:e>
                    <m:r>
                      <w:rPr>
                        <w:rFonts w:ascii="Cambria Math" w:hAnsi="Cambria Math"/>
                        <w:szCs w:val="18"/>
                      </w:rPr>
                      <m:t>q</m:t>
                    </m:r>
                  </m:e>
                </m:acc>
              </m:oMath>
            </m:oMathPara>
          </w:p>
        </w:tc>
        <w:tc>
          <w:tcPr>
            <w:tcW w:w="6496" w:type="dxa"/>
            <w:shd w:val="clear" w:color="auto" w:fill="auto"/>
            <w:vAlign w:val="center"/>
          </w:tcPr>
          <w:p w14:paraId="69010FCD" w14:textId="50FD2955" w:rsidR="0052159B" w:rsidRPr="00474B2F" w:rsidRDefault="0052159B" w:rsidP="00474B2F">
            <w:pPr>
              <w:pStyle w:val="MDPI42tablebody"/>
              <w:autoSpaceDE w:val="0"/>
              <w:autoSpaceDN w:val="0"/>
              <w:spacing w:line="240" w:lineRule="auto"/>
              <w:jc w:val="left"/>
              <w:rPr>
                <w:szCs w:val="18"/>
              </w:rPr>
            </w:pPr>
            <w:r w:rsidRPr="00474B2F">
              <w:rPr>
                <w:szCs w:val="18"/>
              </w:rPr>
              <w:t>Acceleration (</w:t>
            </w:r>
            <w:r w:rsidRPr="00512D96">
              <w:rPr>
                <w:szCs w:val="18"/>
                <w:highlight w:val="yellow"/>
              </w:rPr>
              <w:t>m</w:t>
            </w:r>
            <w:ins w:id="165" w:author="Harry Questa" w:date="2023-01-09T21:37:00Z">
              <w:r w:rsidR="0011042E">
                <w:rPr>
                  <w:szCs w:val="18"/>
                  <w:highlight w:val="yellow"/>
                </w:rPr>
                <w:t>·</w:t>
              </w:r>
            </w:ins>
            <w:del w:id="166" w:author="Harry Questa" w:date="2023-01-09T21:37:00Z">
              <w:r w:rsidRPr="00512D96" w:rsidDel="0011042E">
                <w:rPr>
                  <w:szCs w:val="18"/>
                  <w:highlight w:val="yellow"/>
                </w:rPr>
                <w:delText>.</w:delText>
              </w:r>
            </w:del>
            <w:r w:rsidRPr="00512D96">
              <w:rPr>
                <w:szCs w:val="18"/>
                <w:highlight w:val="yellow"/>
              </w:rPr>
              <w:t>s</w:t>
            </w:r>
            <w:r w:rsidR="00894F79" w:rsidRPr="00512D96">
              <w:rPr>
                <w:szCs w:val="18"/>
                <w:highlight w:val="yellow"/>
                <w:vertAlign w:val="superscript"/>
              </w:rPr>
              <w:t>−2</w:t>
            </w:r>
            <w:r w:rsidRPr="00474B2F">
              <w:rPr>
                <w:szCs w:val="18"/>
              </w:rPr>
              <w:t>)</w:t>
            </w:r>
          </w:p>
        </w:tc>
      </w:tr>
      <w:tr w:rsidR="0052159B" w:rsidRPr="00474B2F" w14:paraId="42E8DCBA" w14:textId="77777777" w:rsidTr="00AC3D13">
        <w:tc>
          <w:tcPr>
            <w:tcW w:w="1361" w:type="dxa"/>
            <w:shd w:val="clear" w:color="auto" w:fill="auto"/>
            <w:vAlign w:val="center"/>
          </w:tcPr>
          <w:p w14:paraId="6068F2BA" w14:textId="77777777" w:rsidR="0052159B" w:rsidRPr="007C279C" w:rsidRDefault="0052159B" w:rsidP="00474B2F">
            <w:pPr>
              <w:pStyle w:val="MDPI42tablebody"/>
              <w:autoSpaceDE w:val="0"/>
              <w:autoSpaceDN w:val="0"/>
              <w:spacing w:line="240" w:lineRule="auto"/>
              <w:jc w:val="left"/>
              <w:rPr>
                <w:szCs w:val="18"/>
              </w:rPr>
            </w:pPr>
            <m:oMathPara>
              <m:oMathParaPr>
                <m:jc m:val="left"/>
              </m:oMathParaPr>
              <m:oMath>
                <m:r>
                  <w:rPr>
                    <w:rFonts w:ascii="Cambria Math" w:hAnsi="Cambria Math"/>
                    <w:szCs w:val="18"/>
                  </w:rPr>
                  <m:t>R</m:t>
                </m:r>
              </m:oMath>
            </m:oMathPara>
          </w:p>
        </w:tc>
        <w:tc>
          <w:tcPr>
            <w:tcW w:w="6496" w:type="dxa"/>
            <w:shd w:val="clear" w:color="auto" w:fill="auto"/>
            <w:vAlign w:val="center"/>
          </w:tcPr>
          <w:p w14:paraId="3534BAA3" w14:textId="77777777" w:rsidR="0052159B" w:rsidRPr="00474B2F" w:rsidRDefault="0052159B" w:rsidP="00474B2F">
            <w:pPr>
              <w:pStyle w:val="MDPI42tablebody"/>
              <w:autoSpaceDE w:val="0"/>
              <w:autoSpaceDN w:val="0"/>
              <w:spacing w:line="240" w:lineRule="auto"/>
              <w:jc w:val="left"/>
              <w:rPr>
                <w:szCs w:val="18"/>
              </w:rPr>
            </w:pPr>
            <w:r w:rsidRPr="00474B2F">
              <w:rPr>
                <w:szCs w:val="18"/>
              </w:rPr>
              <w:t>Bearing inner race radius (m)</w:t>
            </w:r>
          </w:p>
        </w:tc>
      </w:tr>
      <w:tr w:rsidR="0052159B" w:rsidRPr="00474B2F" w14:paraId="3E71C2F6" w14:textId="77777777" w:rsidTr="00AC3D13">
        <w:tc>
          <w:tcPr>
            <w:tcW w:w="1361" w:type="dxa"/>
            <w:shd w:val="clear" w:color="auto" w:fill="auto"/>
            <w:vAlign w:val="center"/>
          </w:tcPr>
          <w:p w14:paraId="7A68996B" w14:textId="77777777" w:rsidR="0052159B" w:rsidRPr="007C279C" w:rsidRDefault="0052159B" w:rsidP="00474B2F">
            <w:pPr>
              <w:pStyle w:val="MDPI42tablebody"/>
              <w:autoSpaceDE w:val="0"/>
              <w:autoSpaceDN w:val="0"/>
              <w:spacing w:line="240" w:lineRule="auto"/>
              <w:jc w:val="left"/>
              <w:rPr>
                <w:szCs w:val="18"/>
              </w:rPr>
            </w:pPr>
            <m:oMathPara>
              <m:oMathParaPr>
                <m:jc m:val="left"/>
              </m:oMathParaPr>
              <m:oMath>
                <m:r>
                  <w:rPr>
                    <w:rFonts w:ascii="Cambria Math" w:hAnsi="Cambria Math"/>
                    <w:szCs w:val="18"/>
                  </w:rPr>
                  <m:t>r</m:t>
                </m:r>
              </m:oMath>
            </m:oMathPara>
          </w:p>
        </w:tc>
        <w:tc>
          <w:tcPr>
            <w:tcW w:w="6496" w:type="dxa"/>
            <w:shd w:val="clear" w:color="auto" w:fill="auto"/>
            <w:vAlign w:val="center"/>
          </w:tcPr>
          <w:p w14:paraId="19D29383" w14:textId="77777777" w:rsidR="0052159B" w:rsidRPr="00474B2F" w:rsidRDefault="0052159B" w:rsidP="00474B2F">
            <w:pPr>
              <w:pStyle w:val="MDPI42tablebody"/>
              <w:autoSpaceDE w:val="0"/>
              <w:autoSpaceDN w:val="0"/>
              <w:spacing w:line="240" w:lineRule="auto"/>
              <w:jc w:val="left"/>
              <w:rPr>
                <w:szCs w:val="18"/>
              </w:rPr>
            </w:pPr>
            <w:r w:rsidRPr="00474B2F">
              <w:rPr>
                <w:szCs w:val="18"/>
              </w:rPr>
              <w:t>Roller radius (m)</w:t>
            </w:r>
          </w:p>
        </w:tc>
      </w:tr>
      <w:tr w:rsidR="0052159B" w:rsidRPr="00474B2F" w14:paraId="66C30296" w14:textId="77777777" w:rsidTr="00AC3D13">
        <w:tc>
          <w:tcPr>
            <w:tcW w:w="1361" w:type="dxa"/>
            <w:shd w:val="clear" w:color="auto" w:fill="auto"/>
            <w:vAlign w:val="center"/>
          </w:tcPr>
          <w:p w14:paraId="2D511DF3" w14:textId="77777777" w:rsidR="0052159B" w:rsidRPr="007C279C" w:rsidRDefault="00000000" w:rsidP="00474B2F">
            <w:pPr>
              <w:pStyle w:val="MDPI42tablebody"/>
              <w:autoSpaceDE w:val="0"/>
              <w:autoSpaceDN w:val="0"/>
              <w:spacing w:line="240" w:lineRule="auto"/>
              <w:jc w:val="left"/>
              <w:rPr>
                <w:szCs w:val="18"/>
              </w:rPr>
            </w:pPr>
            <m:oMathPara>
              <m:oMathParaPr>
                <m:jc m:val="left"/>
              </m:oMathParaPr>
              <m:oMath>
                <m:sSub>
                  <m:sSubPr>
                    <m:ctrlPr>
                      <w:rPr>
                        <w:rFonts w:ascii="Cambria Math" w:hAnsi="Cambria Math"/>
                        <w:szCs w:val="18"/>
                      </w:rPr>
                    </m:ctrlPr>
                  </m:sSubPr>
                  <m:e>
                    <m:r>
                      <w:rPr>
                        <w:rFonts w:ascii="Cambria Math" w:hAnsi="Cambria Math"/>
                        <w:szCs w:val="18"/>
                      </w:rPr>
                      <m:t>R</m:t>
                    </m:r>
                  </m:e>
                  <m:sub>
                    <m:r>
                      <w:rPr>
                        <w:rFonts w:ascii="Cambria Math" w:hAnsi="Cambria Math"/>
                        <w:szCs w:val="18"/>
                      </w:rPr>
                      <m:t>r</m:t>
                    </m:r>
                  </m:sub>
                </m:sSub>
              </m:oMath>
            </m:oMathPara>
          </w:p>
        </w:tc>
        <w:tc>
          <w:tcPr>
            <w:tcW w:w="6496" w:type="dxa"/>
            <w:shd w:val="clear" w:color="auto" w:fill="auto"/>
            <w:vAlign w:val="center"/>
          </w:tcPr>
          <w:p w14:paraId="1BF6D12A" w14:textId="77777777" w:rsidR="0052159B" w:rsidRPr="00474B2F" w:rsidRDefault="0052159B" w:rsidP="00474B2F">
            <w:pPr>
              <w:pStyle w:val="MDPI42tablebody"/>
              <w:autoSpaceDE w:val="0"/>
              <w:autoSpaceDN w:val="0"/>
              <w:spacing w:line="240" w:lineRule="auto"/>
              <w:jc w:val="left"/>
              <w:rPr>
                <w:szCs w:val="18"/>
              </w:rPr>
            </w:pPr>
            <w:r w:rsidRPr="00474B2F">
              <w:rPr>
                <w:szCs w:val="18"/>
              </w:rPr>
              <w:t>Equivalent radius of contact (m)</w:t>
            </w:r>
          </w:p>
        </w:tc>
      </w:tr>
      <w:tr w:rsidR="0052159B" w:rsidRPr="00474B2F" w14:paraId="2A06441E" w14:textId="77777777" w:rsidTr="00AC3D13">
        <w:tc>
          <w:tcPr>
            <w:tcW w:w="1361" w:type="dxa"/>
            <w:shd w:val="clear" w:color="auto" w:fill="auto"/>
            <w:vAlign w:val="center"/>
          </w:tcPr>
          <w:p w14:paraId="62471586" w14:textId="77777777" w:rsidR="0052159B" w:rsidRPr="007C279C" w:rsidRDefault="0052159B" w:rsidP="00474B2F">
            <w:pPr>
              <w:pStyle w:val="MDPI42tablebody"/>
              <w:autoSpaceDE w:val="0"/>
              <w:autoSpaceDN w:val="0"/>
              <w:spacing w:line="240" w:lineRule="auto"/>
              <w:jc w:val="left"/>
              <w:rPr>
                <w:szCs w:val="18"/>
              </w:rPr>
            </w:pPr>
            <m:oMathPara>
              <m:oMathParaPr>
                <m:jc m:val="left"/>
              </m:oMathParaPr>
              <m:oMath>
                <m:r>
                  <w:rPr>
                    <w:rFonts w:ascii="Cambria Math" w:hAnsi="Cambria Math"/>
                    <w:szCs w:val="18"/>
                  </w:rPr>
                  <m:t>s</m:t>
                </m:r>
              </m:oMath>
            </m:oMathPara>
          </w:p>
        </w:tc>
        <w:tc>
          <w:tcPr>
            <w:tcW w:w="6496" w:type="dxa"/>
            <w:shd w:val="clear" w:color="auto" w:fill="auto"/>
            <w:vAlign w:val="center"/>
          </w:tcPr>
          <w:p w14:paraId="5C119822" w14:textId="77777777" w:rsidR="0052159B" w:rsidRPr="00474B2F" w:rsidRDefault="0052159B" w:rsidP="00474B2F">
            <w:pPr>
              <w:pStyle w:val="MDPI42tablebody"/>
              <w:autoSpaceDE w:val="0"/>
              <w:autoSpaceDN w:val="0"/>
              <w:spacing w:line="240" w:lineRule="auto"/>
              <w:jc w:val="left"/>
              <w:rPr>
                <w:szCs w:val="18"/>
              </w:rPr>
            </w:pPr>
            <w:r w:rsidRPr="00474B2F">
              <w:rPr>
                <w:szCs w:val="18"/>
              </w:rPr>
              <w:t>Slice number (-)</w:t>
            </w:r>
          </w:p>
        </w:tc>
      </w:tr>
      <w:tr w:rsidR="0052159B" w:rsidRPr="00474B2F" w14:paraId="00C9BCB8" w14:textId="77777777" w:rsidTr="00AC3D13">
        <w:tc>
          <w:tcPr>
            <w:tcW w:w="1361" w:type="dxa"/>
            <w:shd w:val="clear" w:color="auto" w:fill="auto"/>
            <w:vAlign w:val="center"/>
          </w:tcPr>
          <w:p w14:paraId="4D6FFEBA" w14:textId="77777777" w:rsidR="0052159B" w:rsidRPr="007C279C" w:rsidRDefault="0052159B" w:rsidP="00474B2F">
            <w:pPr>
              <w:pStyle w:val="MDPI42tablebody"/>
              <w:autoSpaceDE w:val="0"/>
              <w:autoSpaceDN w:val="0"/>
              <w:spacing w:line="240" w:lineRule="auto"/>
              <w:jc w:val="left"/>
              <w:rPr>
                <w:szCs w:val="18"/>
              </w:rPr>
            </w:pPr>
            <m:oMathPara>
              <m:oMathParaPr>
                <m:jc m:val="left"/>
              </m:oMathParaPr>
              <m:oMath>
                <m:r>
                  <w:rPr>
                    <w:rFonts w:ascii="Cambria Math" w:hAnsi="Cambria Math"/>
                    <w:szCs w:val="18"/>
                  </w:rPr>
                  <m:t>T</m:t>
                </m:r>
              </m:oMath>
            </m:oMathPara>
          </w:p>
        </w:tc>
        <w:tc>
          <w:tcPr>
            <w:tcW w:w="6496" w:type="dxa"/>
            <w:shd w:val="clear" w:color="auto" w:fill="auto"/>
            <w:vAlign w:val="center"/>
          </w:tcPr>
          <w:p w14:paraId="5C8BF884" w14:textId="15D99534" w:rsidR="0052159B" w:rsidRPr="00474B2F" w:rsidRDefault="0052159B" w:rsidP="00474B2F">
            <w:pPr>
              <w:pStyle w:val="MDPI42tablebody"/>
              <w:autoSpaceDE w:val="0"/>
              <w:autoSpaceDN w:val="0"/>
              <w:spacing w:line="240" w:lineRule="auto"/>
              <w:jc w:val="left"/>
              <w:rPr>
                <w:szCs w:val="18"/>
              </w:rPr>
            </w:pPr>
            <w:r w:rsidRPr="00474B2F">
              <w:rPr>
                <w:szCs w:val="18"/>
              </w:rPr>
              <w:t>Total contact moment (</w:t>
            </w:r>
            <w:proofErr w:type="spellStart"/>
            <w:r w:rsidRPr="00474B2F">
              <w:rPr>
                <w:szCs w:val="18"/>
              </w:rPr>
              <w:t>N</w:t>
            </w:r>
            <w:ins w:id="167" w:author="Harry Questa" w:date="2023-01-09T21:36:00Z">
              <w:r w:rsidR="0011042E">
                <w:rPr>
                  <w:szCs w:val="18"/>
                  <w:highlight w:val="yellow"/>
                </w:rPr>
                <w:t>·</w:t>
              </w:r>
            </w:ins>
            <w:del w:id="168" w:author="Harry Questa" w:date="2023-01-09T21:36:00Z">
              <w:r w:rsidRPr="00512D96" w:rsidDel="0011042E">
                <w:rPr>
                  <w:szCs w:val="18"/>
                  <w:highlight w:val="yellow"/>
                </w:rPr>
                <w:delText>.</w:delText>
              </w:r>
            </w:del>
            <w:r w:rsidRPr="00474B2F">
              <w:rPr>
                <w:szCs w:val="18"/>
              </w:rPr>
              <w:t>m</w:t>
            </w:r>
            <w:proofErr w:type="spellEnd"/>
            <w:r w:rsidRPr="00474B2F">
              <w:rPr>
                <w:szCs w:val="18"/>
              </w:rPr>
              <w:t>)</w:t>
            </w:r>
          </w:p>
        </w:tc>
      </w:tr>
      <w:tr w:rsidR="0052159B" w:rsidRPr="00474B2F" w14:paraId="1A35B7F1" w14:textId="77777777" w:rsidTr="00AC3D13">
        <w:tc>
          <w:tcPr>
            <w:tcW w:w="1361" w:type="dxa"/>
            <w:shd w:val="clear" w:color="auto" w:fill="auto"/>
            <w:vAlign w:val="center"/>
          </w:tcPr>
          <w:p w14:paraId="56598D60" w14:textId="77777777" w:rsidR="0052159B" w:rsidRPr="007C279C" w:rsidRDefault="00000000" w:rsidP="00474B2F">
            <w:pPr>
              <w:pStyle w:val="MDPI42tablebody"/>
              <w:autoSpaceDE w:val="0"/>
              <w:autoSpaceDN w:val="0"/>
              <w:spacing w:line="240" w:lineRule="auto"/>
              <w:jc w:val="left"/>
              <w:rPr>
                <w:szCs w:val="18"/>
              </w:rPr>
            </w:pPr>
            <m:oMathPara>
              <m:oMathParaPr>
                <m:jc m:val="left"/>
              </m:oMathParaPr>
              <m:oMath>
                <m:sSub>
                  <m:sSubPr>
                    <m:ctrlPr>
                      <w:rPr>
                        <w:rFonts w:ascii="Cambria Math" w:hAnsi="Cambria Math"/>
                        <w:szCs w:val="18"/>
                      </w:rPr>
                    </m:ctrlPr>
                  </m:sSubPr>
                  <m:e>
                    <m:r>
                      <w:rPr>
                        <w:rFonts w:ascii="Cambria Math" w:hAnsi="Cambria Math"/>
                        <w:szCs w:val="18"/>
                      </w:rPr>
                      <m:t>u</m:t>
                    </m:r>
                  </m:e>
                  <m:sub>
                    <m:r>
                      <w:rPr>
                        <w:rFonts w:ascii="Cambria Math" w:hAnsi="Cambria Math"/>
                        <w:szCs w:val="18"/>
                      </w:rPr>
                      <m:t>t</m:t>
                    </m:r>
                  </m:sub>
                </m:sSub>
              </m:oMath>
            </m:oMathPara>
          </w:p>
        </w:tc>
        <w:tc>
          <w:tcPr>
            <w:tcW w:w="6496" w:type="dxa"/>
            <w:shd w:val="clear" w:color="auto" w:fill="auto"/>
            <w:vAlign w:val="center"/>
          </w:tcPr>
          <w:p w14:paraId="44916DFF" w14:textId="77777777" w:rsidR="0052159B" w:rsidRPr="00474B2F" w:rsidRDefault="0052159B" w:rsidP="00474B2F">
            <w:pPr>
              <w:pStyle w:val="MDPI42tablebody"/>
              <w:autoSpaceDE w:val="0"/>
              <w:autoSpaceDN w:val="0"/>
              <w:spacing w:line="240" w:lineRule="auto"/>
              <w:jc w:val="left"/>
              <w:rPr>
                <w:szCs w:val="18"/>
              </w:rPr>
            </w:pPr>
            <w:r w:rsidRPr="00474B2F">
              <w:rPr>
                <w:szCs w:val="18"/>
              </w:rPr>
              <w:t>Translational displacement of partial mass (m)</w:t>
            </w:r>
          </w:p>
        </w:tc>
      </w:tr>
      <w:tr w:rsidR="0052159B" w:rsidRPr="00474B2F" w14:paraId="29B7521E" w14:textId="77777777" w:rsidTr="00AC3D13">
        <w:tc>
          <w:tcPr>
            <w:tcW w:w="1361" w:type="dxa"/>
            <w:shd w:val="clear" w:color="auto" w:fill="auto"/>
            <w:vAlign w:val="center"/>
          </w:tcPr>
          <w:p w14:paraId="19DE4609" w14:textId="77777777" w:rsidR="0052159B" w:rsidRPr="007C279C" w:rsidRDefault="00000000" w:rsidP="00474B2F">
            <w:pPr>
              <w:pStyle w:val="MDPI42tablebody"/>
              <w:autoSpaceDE w:val="0"/>
              <w:autoSpaceDN w:val="0"/>
              <w:spacing w:line="240" w:lineRule="auto"/>
              <w:jc w:val="left"/>
              <w:rPr>
                <w:szCs w:val="18"/>
              </w:rPr>
            </w:pPr>
            <m:oMathPara>
              <m:oMathParaPr>
                <m:jc m:val="left"/>
              </m:oMathParaPr>
              <m:oMath>
                <m:sSup>
                  <m:sSupPr>
                    <m:ctrlPr>
                      <w:rPr>
                        <w:rFonts w:ascii="Cambria Math" w:hAnsi="Cambria Math"/>
                        <w:szCs w:val="18"/>
                      </w:rPr>
                    </m:ctrlPr>
                  </m:sSupPr>
                  <m:e>
                    <m:r>
                      <w:rPr>
                        <w:rFonts w:ascii="Cambria Math" w:hAnsi="Cambria Math"/>
                        <w:szCs w:val="18"/>
                      </w:rPr>
                      <m:t>U</m:t>
                    </m:r>
                  </m:e>
                  <m:sup>
                    <m:r>
                      <m:rPr>
                        <m:sty m:val="p"/>
                      </m:rPr>
                      <w:rPr>
                        <w:rFonts w:ascii="Cambria Math" w:hAnsi="Cambria Math"/>
                        <w:szCs w:val="18"/>
                      </w:rPr>
                      <m:t>*</m:t>
                    </m:r>
                  </m:sup>
                </m:sSup>
              </m:oMath>
            </m:oMathPara>
          </w:p>
        </w:tc>
        <w:tc>
          <w:tcPr>
            <w:tcW w:w="6496" w:type="dxa"/>
            <w:shd w:val="clear" w:color="auto" w:fill="auto"/>
            <w:vAlign w:val="center"/>
          </w:tcPr>
          <w:p w14:paraId="7F31848F" w14:textId="77777777" w:rsidR="0052159B" w:rsidRPr="00474B2F" w:rsidRDefault="0052159B" w:rsidP="00474B2F">
            <w:pPr>
              <w:pStyle w:val="MDPI42tablebody"/>
              <w:autoSpaceDE w:val="0"/>
              <w:autoSpaceDN w:val="0"/>
              <w:spacing w:line="240" w:lineRule="auto"/>
              <w:jc w:val="left"/>
              <w:rPr>
                <w:szCs w:val="18"/>
              </w:rPr>
            </w:pPr>
            <w:r w:rsidRPr="00474B2F">
              <w:rPr>
                <w:szCs w:val="18"/>
              </w:rPr>
              <w:t>Dimensionless speed parameter (-)</w:t>
            </w:r>
          </w:p>
        </w:tc>
      </w:tr>
      <w:tr w:rsidR="0052159B" w:rsidRPr="00474B2F" w14:paraId="5210FCDC" w14:textId="77777777" w:rsidTr="00AC3D13">
        <w:tc>
          <w:tcPr>
            <w:tcW w:w="1361" w:type="dxa"/>
            <w:shd w:val="clear" w:color="auto" w:fill="auto"/>
            <w:vAlign w:val="center"/>
          </w:tcPr>
          <w:p w14:paraId="78D61F96" w14:textId="77777777" w:rsidR="0052159B" w:rsidRPr="007C279C" w:rsidRDefault="0052159B" w:rsidP="00474B2F">
            <w:pPr>
              <w:pStyle w:val="MDPI42tablebody"/>
              <w:autoSpaceDE w:val="0"/>
              <w:autoSpaceDN w:val="0"/>
              <w:spacing w:line="240" w:lineRule="auto"/>
              <w:jc w:val="left"/>
              <w:rPr>
                <w:szCs w:val="18"/>
              </w:rPr>
            </w:pPr>
            <m:oMathPara>
              <m:oMathParaPr>
                <m:jc m:val="left"/>
              </m:oMathParaPr>
              <m:oMath>
                <m:r>
                  <w:rPr>
                    <w:rFonts w:ascii="Cambria Math" w:hAnsi="Cambria Math"/>
                    <w:szCs w:val="18"/>
                  </w:rPr>
                  <m:t>W</m:t>
                </m:r>
              </m:oMath>
            </m:oMathPara>
          </w:p>
        </w:tc>
        <w:tc>
          <w:tcPr>
            <w:tcW w:w="6496" w:type="dxa"/>
            <w:shd w:val="clear" w:color="auto" w:fill="auto"/>
            <w:vAlign w:val="center"/>
          </w:tcPr>
          <w:p w14:paraId="4986C3C3" w14:textId="77777777" w:rsidR="0052159B" w:rsidRPr="00474B2F" w:rsidRDefault="0052159B" w:rsidP="00474B2F">
            <w:pPr>
              <w:pStyle w:val="MDPI42tablebody"/>
              <w:autoSpaceDE w:val="0"/>
              <w:autoSpaceDN w:val="0"/>
              <w:spacing w:line="240" w:lineRule="auto"/>
              <w:jc w:val="left"/>
              <w:rPr>
                <w:szCs w:val="18"/>
              </w:rPr>
            </w:pPr>
            <w:r w:rsidRPr="00474B2F">
              <w:rPr>
                <w:szCs w:val="18"/>
              </w:rPr>
              <w:t>Total contact load (N)</w:t>
            </w:r>
          </w:p>
        </w:tc>
      </w:tr>
      <w:tr w:rsidR="0052159B" w:rsidRPr="00474B2F" w14:paraId="35CBEFFC" w14:textId="77777777" w:rsidTr="00AC3D13">
        <w:tc>
          <w:tcPr>
            <w:tcW w:w="1361" w:type="dxa"/>
            <w:shd w:val="clear" w:color="auto" w:fill="auto"/>
            <w:vAlign w:val="center"/>
          </w:tcPr>
          <w:p w14:paraId="70C168C6" w14:textId="77777777" w:rsidR="0052159B" w:rsidRPr="007C279C" w:rsidRDefault="0052159B" w:rsidP="00474B2F">
            <w:pPr>
              <w:pStyle w:val="MDPI42tablebody"/>
              <w:autoSpaceDE w:val="0"/>
              <w:autoSpaceDN w:val="0"/>
              <w:spacing w:line="240" w:lineRule="auto"/>
              <w:jc w:val="left"/>
              <w:rPr>
                <w:szCs w:val="18"/>
              </w:rPr>
            </w:pPr>
            <m:oMathPara>
              <m:oMathParaPr>
                <m:jc m:val="left"/>
              </m:oMathParaPr>
              <m:oMath>
                <m:r>
                  <w:rPr>
                    <w:rFonts w:ascii="Cambria Math" w:hAnsi="Cambria Math"/>
                    <w:szCs w:val="18"/>
                  </w:rPr>
                  <m:t>w</m:t>
                </m:r>
              </m:oMath>
            </m:oMathPara>
          </w:p>
        </w:tc>
        <w:tc>
          <w:tcPr>
            <w:tcW w:w="6496" w:type="dxa"/>
            <w:shd w:val="clear" w:color="auto" w:fill="auto"/>
            <w:vAlign w:val="center"/>
          </w:tcPr>
          <w:p w14:paraId="46DD6080" w14:textId="2D618685" w:rsidR="0052159B" w:rsidRPr="00474B2F" w:rsidRDefault="0052159B" w:rsidP="00474B2F">
            <w:pPr>
              <w:pStyle w:val="MDPI42tablebody"/>
              <w:autoSpaceDE w:val="0"/>
              <w:autoSpaceDN w:val="0"/>
              <w:spacing w:line="240" w:lineRule="auto"/>
              <w:jc w:val="left"/>
              <w:rPr>
                <w:szCs w:val="18"/>
              </w:rPr>
            </w:pPr>
            <w:r w:rsidRPr="00474B2F">
              <w:rPr>
                <w:szCs w:val="18"/>
              </w:rPr>
              <w:t>Force per unit length (N</w:t>
            </w:r>
            <w:del w:id="169" w:author="Harry Questa" w:date="2023-01-09T21:37:00Z">
              <w:r w:rsidRPr="00474B2F" w:rsidDel="0011042E">
                <w:rPr>
                  <w:szCs w:val="18"/>
                </w:rPr>
                <w:delText>.</w:delText>
              </w:r>
            </w:del>
            <w:ins w:id="170" w:author="Harry Questa" w:date="2023-01-09T21:37:00Z">
              <w:r w:rsidR="0011042E">
                <w:rPr>
                  <w:szCs w:val="18"/>
                  <w:highlight w:val="yellow"/>
                </w:rPr>
                <w:t>·</w:t>
              </w:r>
            </w:ins>
            <w:r w:rsidRPr="00474B2F">
              <w:rPr>
                <w:szCs w:val="18"/>
              </w:rPr>
              <w:t>m</w:t>
            </w:r>
            <w:r w:rsidR="00BA3F3D">
              <w:rPr>
                <w:szCs w:val="18"/>
              </w:rPr>
              <w:t>−</w:t>
            </w:r>
            <w:r w:rsidR="00BA3F3D" w:rsidRPr="00474B2F">
              <w:rPr>
                <w:szCs w:val="18"/>
              </w:rPr>
              <w:t>1</w:t>
            </w:r>
            <w:r w:rsidRPr="00474B2F">
              <w:rPr>
                <w:szCs w:val="18"/>
              </w:rPr>
              <w:t>)</w:t>
            </w:r>
          </w:p>
        </w:tc>
      </w:tr>
      <w:tr w:rsidR="0052159B" w:rsidRPr="00474B2F" w14:paraId="14C9B20F" w14:textId="77777777" w:rsidTr="00AC3D13">
        <w:tc>
          <w:tcPr>
            <w:tcW w:w="1361" w:type="dxa"/>
            <w:shd w:val="clear" w:color="auto" w:fill="auto"/>
            <w:vAlign w:val="center"/>
          </w:tcPr>
          <w:p w14:paraId="6BC25615" w14:textId="77777777" w:rsidR="0052159B" w:rsidRPr="007C279C" w:rsidRDefault="0052159B" w:rsidP="00474B2F">
            <w:pPr>
              <w:pStyle w:val="MDPI42tablebody"/>
              <w:autoSpaceDE w:val="0"/>
              <w:autoSpaceDN w:val="0"/>
              <w:spacing w:line="240" w:lineRule="auto"/>
              <w:jc w:val="left"/>
              <w:rPr>
                <w:szCs w:val="18"/>
              </w:rPr>
            </w:pPr>
            <m:oMathPara>
              <m:oMathParaPr>
                <m:jc m:val="left"/>
              </m:oMathParaPr>
              <m:oMath>
                <m:r>
                  <w:rPr>
                    <w:rFonts w:ascii="Cambria Math" w:hAnsi="Cambria Math"/>
                    <w:szCs w:val="18"/>
                  </w:rPr>
                  <m:t>x</m:t>
                </m:r>
              </m:oMath>
            </m:oMathPara>
          </w:p>
        </w:tc>
        <w:tc>
          <w:tcPr>
            <w:tcW w:w="6496" w:type="dxa"/>
            <w:shd w:val="clear" w:color="auto" w:fill="auto"/>
            <w:vAlign w:val="center"/>
          </w:tcPr>
          <w:p w14:paraId="196D6508" w14:textId="77777777" w:rsidR="0052159B" w:rsidRPr="00474B2F" w:rsidRDefault="0052159B" w:rsidP="00474B2F">
            <w:pPr>
              <w:pStyle w:val="MDPI42tablebody"/>
              <w:autoSpaceDE w:val="0"/>
              <w:autoSpaceDN w:val="0"/>
              <w:spacing w:line="240" w:lineRule="auto"/>
              <w:jc w:val="left"/>
              <w:rPr>
                <w:szCs w:val="18"/>
              </w:rPr>
            </w:pPr>
            <w:r w:rsidRPr="00474B2F">
              <w:rPr>
                <w:szCs w:val="18"/>
              </w:rPr>
              <w:t>Displacement in x-direction (m)</w:t>
            </w:r>
          </w:p>
        </w:tc>
      </w:tr>
      <w:tr w:rsidR="0052159B" w:rsidRPr="00474B2F" w14:paraId="304748B3" w14:textId="77777777" w:rsidTr="00AC3D13">
        <w:tc>
          <w:tcPr>
            <w:tcW w:w="1361" w:type="dxa"/>
            <w:shd w:val="clear" w:color="auto" w:fill="auto"/>
            <w:vAlign w:val="center"/>
          </w:tcPr>
          <w:p w14:paraId="18C0AE3C" w14:textId="77777777" w:rsidR="0052159B" w:rsidRPr="007C279C" w:rsidRDefault="00000000" w:rsidP="00474B2F">
            <w:pPr>
              <w:pStyle w:val="MDPI42tablebody"/>
              <w:autoSpaceDE w:val="0"/>
              <w:autoSpaceDN w:val="0"/>
              <w:spacing w:line="240" w:lineRule="auto"/>
              <w:jc w:val="left"/>
              <w:rPr>
                <w:szCs w:val="18"/>
              </w:rPr>
            </w:pPr>
            <m:oMathPara>
              <m:oMathParaPr>
                <m:jc m:val="left"/>
              </m:oMathParaPr>
              <m:oMath>
                <m:sSub>
                  <m:sSubPr>
                    <m:ctrlPr>
                      <w:rPr>
                        <w:rFonts w:ascii="Cambria Math" w:hAnsi="Cambria Math"/>
                        <w:szCs w:val="18"/>
                      </w:rPr>
                    </m:ctrlPr>
                  </m:sSubPr>
                  <m:e>
                    <m:r>
                      <w:rPr>
                        <w:rFonts w:ascii="Cambria Math" w:hAnsi="Cambria Math"/>
                        <w:szCs w:val="18"/>
                      </w:rPr>
                      <m:t>x</m:t>
                    </m:r>
                  </m:e>
                  <m:sub>
                    <m:r>
                      <w:rPr>
                        <w:rFonts w:ascii="Cambria Math" w:hAnsi="Cambria Math"/>
                        <w:szCs w:val="18"/>
                      </w:rPr>
                      <m:t>c</m:t>
                    </m:r>
                  </m:sub>
                </m:sSub>
              </m:oMath>
            </m:oMathPara>
          </w:p>
        </w:tc>
        <w:tc>
          <w:tcPr>
            <w:tcW w:w="6496" w:type="dxa"/>
            <w:shd w:val="clear" w:color="auto" w:fill="auto"/>
            <w:vAlign w:val="center"/>
          </w:tcPr>
          <w:p w14:paraId="32E903E5" w14:textId="77777777" w:rsidR="0052159B" w:rsidRPr="00474B2F" w:rsidRDefault="0052159B" w:rsidP="00474B2F">
            <w:pPr>
              <w:pStyle w:val="MDPI42tablebody"/>
              <w:autoSpaceDE w:val="0"/>
              <w:autoSpaceDN w:val="0"/>
              <w:spacing w:line="240" w:lineRule="auto"/>
              <w:jc w:val="left"/>
              <w:rPr>
                <w:szCs w:val="18"/>
              </w:rPr>
            </w:pPr>
            <w:r w:rsidRPr="00474B2F">
              <w:rPr>
                <w:szCs w:val="18"/>
              </w:rPr>
              <w:t>Conjunction x-coordinate (-)</w:t>
            </w:r>
          </w:p>
        </w:tc>
      </w:tr>
      <w:tr w:rsidR="0052159B" w:rsidRPr="00474B2F" w14:paraId="6547A7CD" w14:textId="77777777" w:rsidTr="00AC3D13">
        <w:tc>
          <w:tcPr>
            <w:tcW w:w="1361" w:type="dxa"/>
            <w:shd w:val="clear" w:color="auto" w:fill="auto"/>
            <w:vAlign w:val="center"/>
          </w:tcPr>
          <w:p w14:paraId="39BCD312" w14:textId="77777777" w:rsidR="0052159B" w:rsidRPr="007C279C" w:rsidRDefault="0052159B" w:rsidP="00474B2F">
            <w:pPr>
              <w:pStyle w:val="MDPI42tablebody"/>
              <w:autoSpaceDE w:val="0"/>
              <w:autoSpaceDN w:val="0"/>
              <w:spacing w:line="240" w:lineRule="auto"/>
              <w:jc w:val="left"/>
              <w:rPr>
                <w:szCs w:val="18"/>
              </w:rPr>
            </w:pPr>
            <m:oMathPara>
              <m:oMathParaPr>
                <m:jc m:val="left"/>
              </m:oMathParaPr>
              <m:oMath>
                <m:r>
                  <w:rPr>
                    <w:rFonts w:ascii="Cambria Math" w:hAnsi="Cambria Math"/>
                    <w:szCs w:val="18"/>
                  </w:rPr>
                  <m:t>y</m:t>
                </m:r>
              </m:oMath>
            </m:oMathPara>
          </w:p>
        </w:tc>
        <w:tc>
          <w:tcPr>
            <w:tcW w:w="6496" w:type="dxa"/>
            <w:shd w:val="clear" w:color="auto" w:fill="auto"/>
            <w:vAlign w:val="center"/>
          </w:tcPr>
          <w:p w14:paraId="1BFA1D6D" w14:textId="77777777" w:rsidR="0052159B" w:rsidRPr="00474B2F" w:rsidRDefault="0052159B" w:rsidP="00474B2F">
            <w:pPr>
              <w:pStyle w:val="MDPI42tablebody"/>
              <w:autoSpaceDE w:val="0"/>
              <w:autoSpaceDN w:val="0"/>
              <w:spacing w:line="240" w:lineRule="auto"/>
              <w:jc w:val="left"/>
              <w:rPr>
                <w:szCs w:val="18"/>
              </w:rPr>
            </w:pPr>
            <w:r w:rsidRPr="00474B2F">
              <w:rPr>
                <w:szCs w:val="18"/>
              </w:rPr>
              <w:t>Displacement in y-direction (m)</w:t>
            </w:r>
          </w:p>
        </w:tc>
      </w:tr>
      <w:tr w:rsidR="0052159B" w:rsidRPr="00474B2F" w14:paraId="40CDC8C6" w14:textId="77777777" w:rsidTr="00AC3D13">
        <w:tc>
          <w:tcPr>
            <w:tcW w:w="1361" w:type="dxa"/>
            <w:shd w:val="clear" w:color="auto" w:fill="auto"/>
            <w:vAlign w:val="center"/>
          </w:tcPr>
          <w:p w14:paraId="08FD4F13" w14:textId="77777777" w:rsidR="0052159B" w:rsidRPr="007C279C" w:rsidRDefault="00000000" w:rsidP="00474B2F">
            <w:pPr>
              <w:pStyle w:val="MDPI42tablebody"/>
              <w:autoSpaceDE w:val="0"/>
              <w:autoSpaceDN w:val="0"/>
              <w:spacing w:line="240" w:lineRule="auto"/>
              <w:jc w:val="left"/>
              <w:rPr>
                <w:szCs w:val="18"/>
              </w:rPr>
            </w:pPr>
            <m:oMathPara>
              <m:oMathParaPr>
                <m:jc m:val="left"/>
              </m:oMathParaPr>
              <m:oMath>
                <m:sSub>
                  <m:sSubPr>
                    <m:ctrlPr>
                      <w:rPr>
                        <w:rFonts w:ascii="Cambria Math" w:hAnsi="Cambria Math"/>
                        <w:szCs w:val="18"/>
                      </w:rPr>
                    </m:ctrlPr>
                  </m:sSubPr>
                  <m:e>
                    <m:r>
                      <w:rPr>
                        <w:rFonts w:ascii="Cambria Math" w:hAnsi="Cambria Math"/>
                        <w:szCs w:val="18"/>
                      </w:rPr>
                      <m:t>y</m:t>
                    </m:r>
                  </m:e>
                  <m:sub>
                    <m:r>
                      <w:rPr>
                        <w:rFonts w:ascii="Cambria Math" w:hAnsi="Cambria Math"/>
                        <w:szCs w:val="18"/>
                      </w:rPr>
                      <m:t>c</m:t>
                    </m:r>
                  </m:sub>
                </m:sSub>
              </m:oMath>
            </m:oMathPara>
          </w:p>
        </w:tc>
        <w:tc>
          <w:tcPr>
            <w:tcW w:w="6496" w:type="dxa"/>
            <w:shd w:val="clear" w:color="auto" w:fill="auto"/>
            <w:vAlign w:val="center"/>
          </w:tcPr>
          <w:p w14:paraId="78CF3915" w14:textId="77777777" w:rsidR="0052159B" w:rsidRPr="00474B2F" w:rsidRDefault="0052159B" w:rsidP="00474B2F">
            <w:pPr>
              <w:pStyle w:val="MDPI42tablebody"/>
              <w:autoSpaceDE w:val="0"/>
              <w:autoSpaceDN w:val="0"/>
              <w:spacing w:line="240" w:lineRule="auto"/>
              <w:jc w:val="left"/>
              <w:rPr>
                <w:szCs w:val="18"/>
              </w:rPr>
            </w:pPr>
            <w:r w:rsidRPr="00474B2F">
              <w:rPr>
                <w:szCs w:val="18"/>
              </w:rPr>
              <w:t>Conjunction y-coordinate (-)</w:t>
            </w:r>
          </w:p>
        </w:tc>
      </w:tr>
      <w:tr w:rsidR="0052159B" w:rsidRPr="00474B2F" w14:paraId="086D3CAE" w14:textId="77777777" w:rsidTr="00AC3D13">
        <w:tc>
          <w:tcPr>
            <w:tcW w:w="1361" w:type="dxa"/>
            <w:shd w:val="clear" w:color="auto" w:fill="auto"/>
            <w:vAlign w:val="center"/>
          </w:tcPr>
          <w:p w14:paraId="319C2E5F" w14:textId="77777777" w:rsidR="0052159B" w:rsidRPr="007C279C" w:rsidRDefault="0052159B" w:rsidP="00474B2F">
            <w:pPr>
              <w:pStyle w:val="MDPI42tablebody"/>
              <w:autoSpaceDE w:val="0"/>
              <w:autoSpaceDN w:val="0"/>
              <w:spacing w:line="240" w:lineRule="auto"/>
              <w:jc w:val="left"/>
              <w:rPr>
                <w:szCs w:val="18"/>
              </w:rPr>
            </w:pPr>
            <m:oMathPara>
              <m:oMathParaPr>
                <m:jc m:val="left"/>
              </m:oMathParaPr>
              <m:oMath>
                <m:r>
                  <w:rPr>
                    <w:rFonts w:ascii="Cambria Math" w:hAnsi="Cambria Math"/>
                    <w:szCs w:val="18"/>
                  </w:rPr>
                  <m:t>z</m:t>
                </m:r>
              </m:oMath>
            </m:oMathPara>
          </w:p>
        </w:tc>
        <w:tc>
          <w:tcPr>
            <w:tcW w:w="6496" w:type="dxa"/>
            <w:shd w:val="clear" w:color="auto" w:fill="auto"/>
            <w:vAlign w:val="center"/>
          </w:tcPr>
          <w:p w14:paraId="4FABAF34" w14:textId="77777777" w:rsidR="0052159B" w:rsidRPr="00474B2F" w:rsidRDefault="0052159B" w:rsidP="00474B2F">
            <w:pPr>
              <w:pStyle w:val="MDPI42tablebody"/>
              <w:autoSpaceDE w:val="0"/>
              <w:autoSpaceDN w:val="0"/>
              <w:spacing w:line="240" w:lineRule="auto"/>
              <w:jc w:val="left"/>
              <w:rPr>
                <w:szCs w:val="18"/>
              </w:rPr>
            </w:pPr>
            <w:r w:rsidRPr="00474B2F">
              <w:rPr>
                <w:szCs w:val="18"/>
              </w:rPr>
              <w:t>Displacement in z-direction (m)</w:t>
            </w:r>
          </w:p>
        </w:tc>
      </w:tr>
    </w:tbl>
    <w:p w14:paraId="61BD8A11" w14:textId="7F353BEE" w:rsidR="0052159B" w:rsidRDefault="0052159B" w:rsidP="007C279C">
      <w:pPr>
        <w:pStyle w:val="MDPI21heading1"/>
        <w:rPr>
          <w:bCs/>
        </w:rPr>
      </w:pPr>
      <w:r>
        <w:t>Greek Symbols</w:t>
      </w:r>
    </w:p>
    <w:tbl>
      <w:tblPr>
        <w:tblW w:w="7857" w:type="dxa"/>
        <w:tblInd w:w="2608" w:type="dxa"/>
        <w:tblLayout w:type="fixed"/>
        <w:tblCellMar>
          <w:left w:w="0" w:type="dxa"/>
          <w:right w:w="0" w:type="dxa"/>
        </w:tblCellMar>
        <w:tblLook w:val="04A0" w:firstRow="1" w:lastRow="0" w:firstColumn="1" w:lastColumn="0" w:noHBand="0" w:noVBand="1"/>
      </w:tblPr>
      <w:tblGrid>
        <w:gridCol w:w="1354"/>
        <w:gridCol w:w="6503"/>
      </w:tblGrid>
      <w:tr w:rsidR="0052159B" w:rsidRPr="007C279C" w14:paraId="054291B9" w14:textId="77777777" w:rsidTr="00AC3D13">
        <w:tc>
          <w:tcPr>
            <w:tcW w:w="1354" w:type="dxa"/>
            <w:shd w:val="clear" w:color="auto" w:fill="auto"/>
            <w:vAlign w:val="center"/>
          </w:tcPr>
          <w:p w14:paraId="3F66AA7B" w14:textId="77777777" w:rsidR="0052159B" w:rsidRPr="007C279C" w:rsidRDefault="0052159B" w:rsidP="007C279C">
            <w:pPr>
              <w:pStyle w:val="MDPI42tablebody"/>
              <w:autoSpaceDE w:val="0"/>
              <w:autoSpaceDN w:val="0"/>
              <w:spacing w:line="240" w:lineRule="auto"/>
              <w:jc w:val="left"/>
              <w:rPr>
                <w:szCs w:val="18"/>
              </w:rPr>
            </w:pPr>
            <m:oMathPara>
              <m:oMathParaPr>
                <m:jc m:val="left"/>
              </m:oMathParaPr>
              <m:oMath>
                <m:r>
                  <w:rPr>
                    <w:rFonts w:ascii="Cambria Math" w:hAnsi="Cambria Math"/>
                    <w:szCs w:val="18"/>
                  </w:rPr>
                  <m:t>θ</m:t>
                </m:r>
              </m:oMath>
            </m:oMathPara>
          </w:p>
        </w:tc>
        <w:tc>
          <w:tcPr>
            <w:tcW w:w="6503" w:type="dxa"/>
            <w:shd w:val="clear" w:color="auto" w:fill="auto"/>
            <w:vAlign w:val="center"/>
          </w:tcPr>
          <w:p w14:paraId="60A717A2" w14:textId="77777777" w:rsidR="0052159B" w:rsidRPr="007C279C" w:rsidRDefault="0052159B" w:rsidP="007C279C">
            <w:pPr>
              <w:pStyle w:val="MDPI42tablebody"/>
              <w:autoSpaceDE w:val="0"/>
              <w:autoSpaceDN w:val="0"/>
              <w:spacing w:line="240" w:lineRule="auto"/>
              <w:jc w:val="left"/>
              <w:rPr>
                <w:szCs w:val="18"/>
              </w:rPr>
            </w:pPr>
            <w:r w:rsidRPr="007C279C">
              <w:rPr>
                <w:szCs w:val="18"/>
              </w:rPr>
              <w:t>Roller angular displacement (rad)</w:t>
            </w:r>
          </w:p>
        </w:tc>
      </w:tr>
      <w:tr w:rsidR="0052159B" w:rsidRPr="007C279C" w14:paraId="69A309AB" w14:textId="77777777" w:rsidTr="00AC3D13">
        <w:tc>
          <w:tcPr>
            <w:tcW w:w="1354" w:type="dxa"/>
            <w:shd w:val="clear" w:color="auto" w:fill="auto"/>
            <w:vAlign w:val="center"/>
          </w:tcPr>
          <w:p w14:paraId="65DD20F3" w14:textId="77777777" w:rsidR="0052159B" w:rsidRPr="007C279C" w:rsidRDefault="0052159B" w:rsidP="007C279C">
            <w:pPr>
              <w:pStyle w:val="MDPI42tablebody"/>
              <w:autoSpaceDE w:val="0"/>
              <w:autoSpaceDN w:val="0"/>
              <w:spacing w:line="240" w:lineRule="auto"/>
              <w:jc w:val="left"/>
              <w:rPr>
                <w:szCs w:val="18"/>
              </w:rPr>
            </w:pPr>
            <m:oMathPara>
              <m:oMathParaPr>
                <m:jc m:val="left"/>
              </m:oMathParaPr>
              <m:oMath>
                <m:r>
                  <m:rPr>
                    <m:sty m:val="p"/>
                  </m:rPr>
                  <w:rPr>
                    <w:rFonts w:ascii="Cambria Math" w:hAnsi="Cambria Math"/>
                    <w:szCs w:val="18"/>
                  </w:rPr>
                  <m:t>∅</m:t>
                </m:r>
              </m:oMath>
            </m:oMathPara>
          </w:p>
        </w:tc>
        <w:tc>
          <w:tcPr>
            <w:tcW w:w="6503" w:type="dxa"/>
            <w:shd w:val="clear" w:color="auto" w:fill="auto"/>
            <w:vAlign w:val="center"/>
          </w:tcPr>
          <w:p w14:paraId="6F45F3B3" w14:textId="77777777" w:rsidR="0052159B" w:rsidRPr="007C279C" w:rsidRDefault="0052159B" w:rsidP="007C279C">
            <w:pPr>
              <w:pStyle w:val="MDPI42tablebody"/>
              <w:autoSpaceDE w:val="0"/>
              <w:autoSpaceDN w:val="0"/>
              <w:spacing w:line="240" w:lineRule="auto"/>
              <w:jc w:val="left"/>
              <w:rPr>
                <w:szCs w:val="18"/>
              </w:rPr>
            </w:pPr>
            <w:r w:rsidRPr="007C279C">
              <w:rPr>
                <w:szCs w:val="18"/>
              </w:rPr>
              <w:t>Rotational displacement of partial mass (rad)</w:t>
            </w:r>
          </w:p>
        </w:tc>
      </w:tr>
      <w:tr w:rsidR="0052159B" w:rsidRPr="007C279C" w14:paraId="39276DB9" w14:textId="77777777" w:rsidTr="00AC3D13">
        <w:tc>
          <w:tcPr>
            <w:tcW w:w="1354" w:type="dxa"/>
            <w:shd w:val="clear" w:color="auto" w:fill="auto"/>
            <w:vAlign w:val="center"/>
          </w:tcPr>
          <w:p w14:paraId="2EB6D7D6" w14:textId="77777777" w:rsidR="0052159B" w:rsidRPr="007C279C" w:rsidRDefault="0052159B" w:rsidP="007C279C">
            <w:pPr>
              <w:pStyle w:val="MDPI42tablebody"/>
              <w:autoSpaceDE w:val="0"/>
              <w:autoSpaceDN w:val="0"/>
              <w:spacing w:line="240" w:lineRule="auto"/>
              <w:jc w:val="left"/>
              <w:rPr>
                <w:szCs w:val="18"/>
              </w:rPr>
            </w:pPr>
            <m:oMathPara>
              <m:oMathParaPr>
                <m:jc m:val="left"/>
              </m:oMathParaPr>
              <m:oMath>
                <m:r>
                  <w:rPr>
                    <w:rFonts w:ascii="Cambria Math" w:hAnsi="Cambria Math"/>
                    <w:szCs w:val="18"/>
                  </w:rPr>
                  <m:t>α</m:t>
                </m:r>
              </m:oMath>
            </m:oMathPara>
          </w:p>
        </w:tc>
        <w:tc>
          <w:tcPr>
            <w:tcW w:w="6503" w:type="dxa"/>
            <w:shd w:val="clear" w:color="auto" w:fill="auto"/>
            <w:vAlign w:val="center"/>
          </w:tcPr>
          <w:p w14:paraId="37830A1B" w14:textId="07ECE135" w:rsidR="0052159B" w:rsidRPr="007C279C" w:rsidRDefault="0052159B" w:rsidP="007C279C">
            <w:pPr>
              <w:pStyle w:val="MDPI42tablebody"/>
              <w:autoSpaceDE w:val="0"/>
              <w:autoSpaceDN w:val="0"/>
              <w:spacing w:line="240" w:lineRule="auto"/>
              <w:jc w:val="left"/>
              <w:rPr>
                <w:szCs w:val="18"/>
              </w:rPr>
            </w:pPr>
            <w:r w:rsidRPr="007C279C">
              <w:rPr>
                <w:szCs w:val="18"/>
              </w:rPr>
              <w:t>Pressure viscosity coefficient (</w:t>
            </w:r>
            <w:r w:rsidRPr="00512D96">
              <w:rPr>
                <w:szCs w:val="18"/>
                <w:highlight w:val="yellow"/>
              </w:rPr>
              <w:t>m</w:t>
            </w:r>
            <w:r w:rsidRPr="00512D96">
              <w:rPr>
                <w:szCs w:val="18"/>
                <w:highlight w:val="yellow"/>
                <w:vertAlign w:val="superscript"/>
              </w:rPr>
              <w:t>2</w:t>
            </w:r>
            <w:ins w:id="171" w:author="Harry Questa" w:date="2023-01-09T21:37:00Z">
              <w:r w:rsidR="0011042E">
                <w:rPr>
                  <w:szCs w:val="18"/>
                  <w:highlight w:val="yellow"/>
                </w:rPr>
                <w:t>·</w:t>
              </w:r>
            </w:ins>
            <w:del w:id="172" w:author="Harry Questa" w:date="2023-01-09T21:37:00Z">
              <w:r w:rsidRPr="00512D96" w:rsidDel="0011042E">
                <w:rPr>
                  <w:szCs w:val="18"/>
                  <w:highlight w:val="yellow"/>
                </w:rPr>
                <w:delText>.</w:delText>
              </w:r>
            </w:del>
            <w:r w:rsidRPr="00512D96">
              <w:rPr>
                <w:szCs w:val="18"/>
                <w:highlight w:val="yellow"/>
              </w:rPr>
              <w:t>N</w:t>
            </w:r>
            <w:r w:rsidR="00BA3F3D" w:rsidRPr="00512D96">
              <w:rPr>
                <w:szCs w:val="18"/>
                <w:highlight w:val="yellow"/>
                <w:vertAlign w:val="superscript"/>
              </w:rPr>
              <w:t>−1</w:t>
            </w:r>
            <w:r w:rsidRPr="007C279C">
              <w:rPr>
                <w:szCs w:val="18"/>
              </w:rPr>
              <w:t>)</w:t>
            </w:r>
          </w:p>
        </w:tc>
      </w:tr>
      <w:tr w:rsidR="0052159B" w:rsidRPr="007C279C" w14:paraId="769A2BAF" w14:textId="77777777" w:rsidTr="00AC3D13">
        <w:tc>
          <w:tcPr>
            <w:tcW w:w="1354" w:type="dxa"/>
            <w:shd w:val="clear" w:color="auto" w:fill="auto"/>
            <w:vAlign w:val="center"/>
          </w:tcPr>
          <w:p w14:paraId="38A929B9" w14:textId="77777777" w:rsidR="0052159B" w:rsidRPr="007C279C" w:rsidRDefault="0052159B" w:rsidP="007C279C">
            <w:pPr>
              <w:pStyle w:val="MDPI42tablebody"/>
              <w:autoSpaceDE w:val="0"/>
              <w:autoSpaceDN w:val="0"/>
              <w:spacing w:line="240" w:lineRule="auto"/>
              <w:jc w:val="left"/>
              <w:rPr>
                <w:szCs w:val="18"/>
              </w:rPr>
            </w:pPr>
            <m:oMathPara>
              <m:oMathParaPr>
                <m:jc m:val="left"/>
              </m:oMathParaPr>
              <m:oMath>
                <m:r>
                  <w:rPr>
                    <w:rFonts w:ascii="Cambria Math" w:hAnsi="Cambria Math"/>
                    <w:szCs w:val="18"/>
                  </w:rPr>
                  <m:t>δ</m:t>
                </m:r>
              </m:oMath>
            </m:oMathPara>
          </w:p>
        </w:tc>
        <w:tc>
          <w:tcPr>
            <w:tcW w:w="6503" w:type="dxa"/>
            <w:shd w:val="clear" w:color="auto" w:fill="auto"/>
            <w:vAlign w:val="center"/>
          </w:tcPr>
          <w:p w14:paraId="4CB27E0A" w14:textId="77777777" w:rsidR="0052159B" w:rsidRPr="007C279C" w:rsidRDefault="0052159B" w:rsidP="007C279C">
            <w:pPr>
              <w:pStyle w:val="MDPI42tablebody"/>
              <w:autoSpaceDE w:val="0"/>
              <w:autoSpaceDN w:val="0"/>
              <w:spacing w:line="240" w:lineRule="auto"/>
              <w:jc w:val="left"/>
              <w:rPr>
                <w:szCs w:val="18"/>
              </w:rPr>
            </w:pPr>
            <w:r w:rsidRPr="007C279C">
              <w:rPr>
                <w:szCs w:val="18"/>
              </w:rPr>
              <w:t>Contact deformation (m)</w:t>
            </w:r>
          </w:p>
        </w:tc>
      </w:tr>
      <w:tr w:rsidR="0052159B" w:rsidRPr="007C279C" w14:paraId="461B51E3" w14:textId="77777777" w:rsidTr="00AC3D13">
        <w:tc>
          <w:tcPr>
            <w:tcW w:w="1354" w:type="dxa"/>
            <w:shd w:val="clear" w:color="auto" w:fill="auto"/>
            <w:vAlign w:val="center"/>
          </w:tcPr>
          <w:p w14:paraId="138AC18D" w14:textId="77777777" w:rsidR="0052159B" w:rsidRPr="007C279C" w:rsidRDefault="00000000" w:rsidP="007C279C">
            <w:pPr>
              <w:pStyle w:val="MDPI42tablebody"/>
              <w:autoSpaceDE w:val="0"/>
              <w:autoSpaceDN w:val="0"/>
              <w:spacing w:line="240" w:lineRule="auto"/>
              <w:jc w:val="left"/>
              <w:rPr>
                <w:szCs w:val="18"/>
              </w:rPr>
            </w:pPr>
            <m:oMathPara>
              <m:oMathParaPr>
                <m:jc m:val="left"/>
              </m:oMathParaPr>
              <m:oMath>
                <m:sSub>
                  <m:sSubPr>
                    <m:ctrlPr>
                      <w:rPr>
                        <w:rFonts w:ascii="Cambria Math" w:hAnsi="Cambria Math"/>
                        <w:szCs w:val="18"/>
                      </w:rPr>
                    </m:ctrlPr>
                  </m:sSubPr>
                  <m:e>
                    <m:r>
                      <w:rPr>
                        <w:rFonts w:ascii="Cambria Math" w:hAnsi="Cambria Math"/>
                        <w:szCs w:val="18"/>
                      </w:rPr>
                      <m:t>δ</m:t>
                    </m:r>
                  </m:e>
                  <m:sub>
                    <m:r>
                      <w:rPr>
                        <w:rFonts w:ascii="Cambria Math" w:hAnsi="Cambria Math"/>
                        <w:szCs w:val="18"/>
                      </w:rPr>
                      <m:t>m</m:t>
                    </m:r>
                  </m:sub>
                </m:sSub>
              </m:oMath>
            </m:oMathPara>
          </w:p>
        </w:tc>
        <w:tc>
          <w:tcPr>
            <w:tcW w:w="6503" w:type="dxa"/>
            <w:shd w:val="clear" w:color="auto" w:fill="auto"/>
            <w:vAlign w:val="center"/>
          </w:tcPr>
          <w:p w14:paraId="4D300421" w14:textId="77777777" w:rsidR="0052159B" w:rsidRPr="007C279C" w:rsidRDefault="0052159B" w:rsidP="007C279C">
            <w:pPr>
              <w:pStyle w:val="MDPI42tablebody"/>
              <w:autoSpaceDE w:val="0"/>
              <w:autoSpaceDN w:val="0"/>
              <w:spacing w:line="240" w:lineRule="auto"/>
              <w:jc w:val="left"/>
              <w:rPr>
                <w:szCs w:val="18"/>
              </w:rPr>
            </w:pPr>
            <w:r w:rsidRPr="007C279C">
              <w:rPr>
                <w:szCs w:val="18"/>
              </w:rPr>
              <w:t>Material deformation (m)</w:t>
            </w:r>
          </w:p>
        </w:tc>
      </w:tr>
      <w:tr w:rsidR="0052159B" w:rsidRPr="007C279C" w14:paraId="25269B9C" w14:textId="77777777" w:rsidTr="00AC3D13">
        <w:tc>
          <w:tcPr>
            <w:tcW w:w="1354" w:type="dxa"/>
            <w:shd w:val="clear" w:color="auto" w:fill="auto"/>
            <w:vAlign w:val="center"/>
          </w:tcPr>
          <w:p w14:paraId="21213A86" w14:textId="77777777" w:rsidR="0052159B" w:rsidRPr="007C279C" w:rsidRDefault="00000000" w:rsidP="007C279C">
            <w:pPr>
              <w:pStyle w:val="MDPI42tablebody"/>
              <w:autoSpaceDE w:val="0"/>
              <w:autoSpaceDN w:val="0"/>
              <w:spacing w:line="240" w:lineRule="auto"/>
              <w:jc w:val="left"/>
              <w:rPr>
                <w:szCs w:val="18"/>
              </w:rPr>
            </w:pPr>
            <m:oMathPara>
              <m:oMathParaPr>
                <m:jc m:val="left"/>
              </m:oMathParaPr>
              <m:oMath>
                <m:sSub>
                  <m:sSubPr>
                    <m:ctrlPr>
                      <w:rPr>
                        <w:rFonts w:ascii="Cambria Math" w:hAnsi="Cambria Math"/>
                        <w:szCs w:val="18"/>
                      </w:rPr>
                    </m:ctrlPr>
                  </m:sSubPr>
                  <m:e>
                    <m:r>
                      <w:rPr>
                        <w:rFonts w:ascii="Cambria Math" w:hAnsi="Cambria Math"/>
                        <w:szCs w:val="18"/>
                      </w:rPr>
                      <m:t>η</m:t>
                    </m:r>
                  </m:e>
                  <m:sub>
                    <m:r>
                      <m:rPr>
                        <m:sty m:val="p"/>
                      </m:rPr>
                      <w:rPr>
                        <w:rFonts w:ascii="Cambria Math" w:hAnsi="Cambria Math"/>
                        <w:szCs w:val="18"/>
                      </w:rPr>
                      <m:t>0</m:t>
                    </m:r>
                  </m:sub>
                </m:sSub>
              </m:oMath>
            </m:oMathPara>
          </w:p>
        </w:tc>
        <w:tc>
          <w:tcPr>
            <w:tcW w:w="6503" w:type="dxa"/>
            <w:shd w:val="clear" w:color="auto" w:fill="auto"/>
            <w:vAlign w:val="center"/>
          </w:tcPr>
          <w:p w14:paraId="12CEDDFB" w14:textId="6ECF28A3" w:rsidR="0052159B" w:rsidRPr="007C279C" w:rsidRDefault="0052159B" w:rsidP="007C279C">
            <w:pPr>
              <w:pStyle w:val="MDPI42tablebody"/>
              <w:autoSpaceDE w:val="0"/>
              <w:autoSpaceDN w:val="0"/>
              <w:spacing w:line="240" w:lineRule="auto"/>
              <w:jc w:val="left"/>
              <w:rPr>
                <w:szCs w:val="18"/>
              </w:rPr>
            </w:pPr>
            <w:r w:rsidRPr="007C279C">
              <w:rPr>
                <w:szCs w:val="18"/>
              </w:rPr>
              <w:t>Atmospheric lubricant dynamic viscosity (</w:t>
            </w:r>
            <w:proofErr w:type="spellStart"/>
            <w:r w:rsidRPr="007C279C">
              <w:rPr>
                <w:szCs w:val="18"/>
              </w:rPr>
              <w:t>Pa</w:t>
            </w:r>
            <w:ins w:id="173" w:author="Harry Questa" w:date="2023-01-09T21:37:00Z">
              <w:r w:rsidR="0011042E">
                <w:rPr>
                  <w:szCs w:val="18"/>
                  <w:highlight w:val="yellow"/>
                </w:rPr>
                <w:t>·</w:t>
              </w:r>
            </w:ins>
            <w:del w:id="174" w:author="Harry Questa" w:date="2023-01-09T21:37:00Z">
              <w:r w:rsidRPr="00512D96" w:rsidDel="0011042E">
                <w:rPr>
                  <w:szCs w:val="18"/>
                  <w:highlight w:val="yellow"/>
                </w:rPr>
                <w:delText>.</w:delText>
              </w:r>
            </w:del>
            <w:r w:rsidRPr="00512D96">
              <w:rPr>
                <w:szCs w:val="18"/>
                <w:highlight w:val="yellow"/>
              </w:rPr>
              <w:t>s</w:t>
            </w:r>
            <w:proofErr w:type="spellEnd"/>
            <w:r w:rsidRPr="007C279C">
              <w:rPr>
                <w:szCs w:val="18"/>
              </w:rPr>
              <w:t>)</w:t>
            </w:r>
          </w:p>
        </w:tc>
      </w:tr>
      <w:tr w:rsidR="0052159B" w:rsidRPr="007C279C" w14:paraId="2005692D" w14:textId="77777777" w:rsidTr="00AC3D13">
        <w:tc>
          <w:tcPr>
            <w:tcW w:w="1354" w:type="dxa"/>
            <w:shd w:val="clear" w:color="auto" w:fill="auto"/>
            <w:vAlign w:val="center"/>
          </w:tcPr>
          <w:p w14:paraId="552C76B4" w14:textId="77777777" w:rsidR="0052159B" w:rsidRPr="007C279C" w:rsidRDefault="00000000" w:rsidP="007C279C">
            <w:pPr>
              <w:pStyle w:val="MDPI42tablebody"/>
              <w:autoSpaceDE w:val="0"/>
              <w:autoSpaceDN w:val="0"/>
              <w:spacing w:line="240" w:lineRule="auto"/>
              <w:jc w:val="left"/>
              <w:rPr>
                <w:szCs w:val="18"/>
              </w:rPr>
            </w:pPr>
            <m:oMathPara>
              <m:oMathParaPr>
                <m:jc m:val="left"/>
              </m:oMathParaPr>
              <m:oMath>
                <m:sSub>
                  <m:sSubPr>
                    <m:ctrlPr>
                      <w:rPr>
                        <w:rFonts w:ascii="Cambria Math" w:hAnsi="Cambria Math"/>
                        <w:szCs w:val="18"/>
                      </w:rPr>
                    </m:ctrlPr>
                  </m:sSubPr>
                  <m:e>
                    <m:r>
                      <w:rPr>
                        <w:rFonts w:ascii="Cambria Math" w:hAnsi="Cambria Math"/>
                        <w:szCs w:val="18"/>
                      </w:rPr>
                      <m:t>ρ</m:t>
                    </m:r>
                  </m:e>
                  <m:sub>
                    <m:r>
                      <m:rPr>
                        <m:sty m:val="p"/>
                      </m:rPr>
                      <w:rPr>
                        <w:rFonts w:ascii="Cambria Math" w:hAnsi="Cambria Math"/>
                        <w:szCs w:val="18"/>
                      </w:rPr>
                      <m:t>0</m:t>
                    </m:r>
                  </m:sub>
                </m:sSub>
              </m:oMath>
            </m:oMathPara>
          </w:p>
        </w:tc>
        <w:tc>
          <w:tcPr>
            <w:tcW w:w="6503" w:type="dxa"/>
            <w:shd w:val="clear" w:color="auto" w:fill="auto"/>
            <w:vAlign w:val="center"/>
          </w:tcPr>
          <w:p w14:paraId="25D2B8B9" w14:textId="18692FC4" w:rsidR="0052159B" w:rsidRPr="007C279C" w:rsidRDefault="0052159B" w:rsidP="007C279C">
            <w:pPr>
              <w:pStyle w:val="MDPI42tablebody"/>
              <w:autoSpaceDE w:val="0"/>
              <w:autoSpaceDN w:val="0"/>
              <w:spacing w:line="240" w:lineRule="auto"/>
              <w:jc w:val="left"/>
              <w:rPr>
                <w:szCs w:val="18"/>
              </w:rPr>
            </w:pPr>
            <w:r w:rsidRPr="007C279C">
              <w:rPr>
                <w:szCs w:val="18"/>
              </w:rPr>
              <w:t>Lubricant inlet density (</w:t>
            </w:r>
            <w:r w:rsidRPr="00512D96">
              <w:rPr>
                <w:szCs w:val="18"/>
                <w:highlight w:val="yellow"/>
              </w:rPr>
              <w:t>kg</w:t>
            </w:r>
            <w:ins w:id="175" w:author="Harry Questa" w:date="2023-01-09T21:37:00Z">
              <w:r w:rsidR="0011042E">
                <w:rPr>
                  <w:szCs w:val="18"/>
                  <w:highlight w:val="yellow"/>
                </w:rPr>
                <w:t>·</w:t>
              </w:r>
            </w:ins>
            <w:del w:id="176" w:author="Harry Questa" w:date="2023-01-09T21:37:00Z">
              <w:r w:rsidRPr="00512D96" w:rsidDel="0011042E">
                <w:rPr>
                  <w:szCs w:val="18"/>
                  <w:highlight w:val="yellow"/>
                </w:rPr>
                <w:delText>.</w:delText>
              </w:r>
            </w:del>
            <w:r w:rsidRPr="00512D96">
              <w:rPr>
                <w:szCs w:val="18"/>
                <w:highlight w:val="yellow"/>
              </w:rPr>
              <w:t>m</w:t>
            </w:r>
            <w:r w:rsidR="00BA3F3D" w:rsidRPr="00512D96">
              <w:rPr>
                <w:szCs w:val="18"/>
                <w:highlight w:val="yellow"/>
                <w:vertAlign w:val="superscript"/>
              </w:rPr>
              <w:t>−3</w:t>
            </w:r>
            <w:r w:rsidRPr="007C279C">
              <w:rPr>
                <w:szCs w:val="18"/>
              </w:rPr>
              <w:t>)</w:t>
            </w:r>
          </w:p>
        </w:tc>
      </w:tr>
      <w:tr w:rsidR="0052159B" w:rsidRPr="007C279C" w14:paraId="2A59DDC4" w14:textId="77777777" w:rsidTr="00AC3D13">
        <w:tc>
          <w:tcPr>
            <w:tcW w:w="1354" w:type="dxa"/>
            <w:shd w:val="clear" w:color="auto" w:fill="auto"/>
            <w:vAlign w:val="center"/>
          </w:tcPr>
          <w:p w14:paraId="0AA0A045" w14:textId="77777777" w:rsidR="0052159B" w:rsidRPr="007C279C" w:rsidRDefault="0052159B" w:rsidP="007C279C">
            <w:pPr>
              <w:pStyle w:val="MDPI42tablebody"/>
              <w:autoSpaceDE w:val="0"/>
              <w:autoSpaceDN w:val="0"/>
              <w:spacing w:line="240" w:lineRule="auto"/>
              <w:jc w:val="left"/>
              <w:rPr>
                <w:szCs w:val="18"/>
              </w:rPr>
            </w:pPr>
            <m:oMathPara>
              <m:oMathParaPr>
                <m:jc m:val="left"/>
              </m:oMathParaPr>
              <m:oMath>
                <m:r>
                  <w:rPr>
                    <w:rFonts w:ascii="Cambria Math" w:hAnsi="Cambria Math"/>
                    <w:szCs w:val="18"/>
                  </w:rPr>
                  <m:t>ω</m:t>
                </m:r>
              </m:oMath>
            </m:oMathPara>
          </w:p>
        </w:tc>
        <w:tc>
          <w:tcPr>
            <w:tcW w:w="6503" w:type="dxa"/>
            <w:shd w:val="clear" w:color="auto" w:fill="auto"/>
            <w:vAlign w:val="center"/>
          </w:tcPr>
          <w:p w14:paraId="4F311E07" w14:textId="77777777" w:rsidR="0052159B" w:rsidRPr="007C279C" w:rsidRDefault="0052159B" w:rsidP="007C279C">
            <w:pPr>
              <w:pStyle w:val="MDPI42tablebody"/>
              <w:autoSpaceDE w:val="0"/>
              <w:autoSpaceDN w:val="0"/>
              <w:spacing w:line="240" w:lineRule="auto"/>
              <w:jc w:val="left"/>
              <w:rPr>
                <w:szCs w:val="18"/>
              </w:rPr>
            </w:pPr>
            <w:r w:rsidRPr="007C279C">
              <w:rPr>
                <w:szCs w:val="18"/>
              </w:rPr>
              <w:t>Angular velocity of shaft (rad)</w:t>
            </w:r>
          </w:p>
        </w:tc>
      </w:tr>
    </w:tbl>
    <w:p w14:paraId="651CD778" w14:textId="77777777" w:rsidR="00F334B7" w:rsidRPr="003A3454" w:rsidRDefault="00F334B7" w:rsidP="00F334B7">
      <w:pPr>
        <w:pStyle w:val="MDPI21heading1"/>
        <w:ind w:left="0"/>
        <w:jc w:val="both"/>
        <w:rPr>
          <w:sz w:val="18"/>
          <w:szCs w:val="20"/>
        </w:rPr>
      </w:pPr>
      <w:r w:rsidRPr="003A3454">
        <w:rPr>
          <w:sz w:val="18"/>
          <w:szCs w:val="20"/>
        </w:rPr>
        <w:t>References</w:t>
      </w:r>
    </w:p>
    <w:p w14:paraId="1E82F3BB"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rFonts w:cs="Helvetica"/>
          <w:color w:val="auto"/>
          <w:sz w:val="18"/>
          <w:szCs w:val="18"/>
          <w:shd w:val="clear" w:color="auto" w:fill="FFFFFF"/>
        </w:rPr>
        <w:t>Cai, W.; Wu, X.; Zhou, M.; Liang, Y.; Wang, Y. R</w:t>
      </w:r>
      <w:r w:rsidRPr="00E92F3F">
        <w:rPr>
          <w:noProof/>
          <w:color w:val="auto"/>
          <w:sz w:val="18"/>
          <w:szCs w:val="18"/>
        </w:rPr>
        <w:t>eview and Development of Electric Motor Systems and Electric Powertrains for New Energy Vehicles</w:t>
      </w:r>
      <w:r w:rsidRPr="00E92F3F">
        <w:rPr>
          <w:rFonts w:cs="Helvetica"/>
          <w:color w:val="auto"/>
          <w:sz w:val="18"/>
          <w:szCs w:val="18"/>
          <w:shd w:val="clear" w:color="auto" w:fill="FFFFFF"/>
        </w:rPr>
        <w:t xml:space="preserve">. </w:t>
      </w:r>
      <w:proofErr w:type="spellStart"/>
      <w:r w:rsidRPr="00E92F3F">
        <w:rPr>
          <w:rFonts w:cs="Helvetica"/>
          <w:i/>
          <w:iCs/>
          <w:color w:val="auto"/>
          <w:sz w:val="18"/>
          <w:szCs w:val="18"/>
          <w:shd w:val="clear" w:color="auto" w:fill="FFFFFF"/>
        </w:rPr>
        <w:t>Automot</w:t>
      </w:r>
      <w:proofErr w:type="spellEnd"/>
      <w:r w:rsidRPr="00E92F3F">
        <w:rPr>
          <w:rFonts w:cs="Helvetica"/>
          <w:i/>
          <w:iCs/>
          <w:color w:val="auto"/>
          <w:sz w:val="18"/>
          <w:szCs w:val="18"/>
          <w:shd w:val="clear" w:color="auto" w:fill="FFFFFF"/>
        </w:rPr>
        <w:t xml:space="preserve">. </w:t>
      </w:r>
      <w:proofErr w:type="spellStart"/>
      <w:r w:rsidRPr="00E92F3F">
        <w:rPr>
          <w:rFonts w:cs="Helvetica"/>
          <w:i/>
          <w:iCs/>
          <w:color w:val="auto"/>
          <w:sz w:val="18"/>
          <w:szCs w:val="18"/>
          <w:shd w:val="clear" w:color="auto" w:fill="FFFFFF"/>
        </w:rPr>
        <w:t>Innov</w:t>
      </w:r>
      <w:proofErr w:type="spellEnd"/>
      <w:r w:rsidRPr="00E92F3F">
        <w:rPr>
          <w:rFonts w:cs="Helvetica"/>
          <w:i/>
          <w:iCs/>
          <w:color w:val="auto"/>
          <w:sz w:val="18"/>
          <w:szCs w:val="18"/>
          <w:shd w:val="clear" w:color="auto" w:fill="FFFFFF"/>
        </w:rPr>
        <w:t>.</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2021</w:t>
      </w:r>
      <w:r>
        <w:rPr>
          <w:rFonts w:cs="Helvetica"/>
          <w:bCs/>
          <w:color w:val="auto"/>
          <w:sz w:val="18"/>
          <w:szCs w:val="18"/>
          <w:shd w:val="clear" w:color="auto" w:fill="FFFFFF"/>
        </w:rPr>
        <w:t xml:space="preserve">, </w:t>
      </w:r>
      <w:r>
        <w:rPr>
          <w:rFonts w:cs="Helvetica"/>
          <w:bCs/>
          <w:i/>
          <w:color w:val="auto"/>
          <w:sz w:val="18"/>
          <w:szCs w:val="18"/>
          <w:shd w:val="clear" w:color="auto" w:fill="FFFFFF"/>
        </w:rPr>
        <w:t>4</w:t>
      </w:r>
      <w:r>
        <w:rPr>
          <w:rFonts w:cs="Helvetica"/>
          <w:bCs/>
          <w:color w:val="auto"/>
          <w:sz w:val="18"/>
          <w:szCs w:val="18"/>
          <w:shd w:val="clear" w:color="auto" w:fill="FFFFFF"/>
        </w:rPr>
        <w:t>, 3–22</w:t>
      </w:r>
      <w:r>
        <w:rPr>
          <w:noProof/>
          <w:color w:val="auto"/>
          <w:sz w:val="18"/>
          <w:szCs w:val="18"/>
        </w:rPr>
        <w:t>. https://doi.org/</w:t>
      </w:r>
      <w:r w:rsidRPr="00E92F3F">
        <w:rPr>
          <w:noProof/>
          <w:color w:val="auto"/>
          <w:sz w:val="18"/>
          <w:szCs w:val="18"/>
        </w:rPr>
        <w:t>10.1007/s42154-021-00139-z.</w:t>
      </w:r>
    </w:p>
    <w:p w14:paraId="20CD1E4F"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noProof/>
          <w:color w:val="auto"/>
          <w:sz w:val="18"/>
          <w:szCs w:val="18"/>
        </w:rPr>
        <w:t xml:space="preserve">Stribeck, R. Ball Bearings for Various Loads. </w:t>
      </w:r>
      <w:r w:rsidRPr="00E92F3F">
        <w:rPr>
          <w:i/>
          <w:iCs/>
          <w:noProof/>
          <w:color w:val="auto"/>
          <w:sz w:val="18"/>
          <w:szCs w:val="18"/>
        </w:rPr>
        <w:t>Trans. ASME</w:t>
      </w:r>
      <w:r w:rsidRPr="00E92F3F">
        <w:rPr>
          <w:noProof/>
          <w:color w:val="auto"/>
          <w:sz w:val="18"/>
          <w:szCs w:val="18"/>
        </w:rPr>
        <w:t xml:space="preserve"> </w:t>
      </w:r>
      <w:r>
        <w:rPr>
          <w:b/>
          <w:noProof/>
          <w:color w:val="auto"/>
          <w:sz w:val="18"/>
          <w:szCs w:val="18"/>
        </w:rPr>
        <w:t>1907</w:t>
      </w:r>
      <w:r>
        <w:rPr>
          <w:noProof/>
          <w:color w:val="auto"/>
          <w:sz w:val="18"/>
          <w:szCs w:val="18"/>
        </w:rPr>
        <w:t xml:space="preserve">, </w:t>
      </w:r>
      <w:r>
        <w:rPr>
          <w:i/>
          <w:noProof/>
          <w:color w:val="auto"/>
          <w:sz w:val="18"/>
          <w:szCs w:val="18"/>
        </w:rPr>
        <w:t>29</w:t>
      </w:r>
      <w:r>
        <w:rPr>
          <w:noProof/>
          <w:color w:val="auto"/>
          <w:sz w:val="18"/>
          <w:szCs w:val="18"/>
        </w:rPr>
        <w:t>, 420–463</w:t>
      </w:r>
      <w:r w:rsidRPr="00E92F3F">
        <w:rPr>
          <w:noProof/>
          <w:color w:val="auto"/>
          <w:sz w:val="18"/>
          <w:szCs w:val="18"/>
        </w:rPr>
        <w:t>.</w:t>
      </w:r>
    </w:p>
    <w:p w14:paraId="78107A36"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noProof/>
          <w:color w:val="auto"/>
          <w:sz w:val="18"/>
          <w:szCs w:val="18"/>
        </w:rPr>
        <w:t xml:space="preserve">Palmgren, A. </w:t>
      </w:r>
      <w:r w:rsidRPr="00757108">
        <w:rPr>
          <w:i/>
          <w:iCs/>
          <w:noProof/>
          <w:color w:val="auto"/>
          <w:sz w:val="18"/>
          <w:szCs w:val="18"/>
        </w:rPr>
        <w:t>Ball and Roller Bearing Engineering</w:t>
      </w:r>
      <w:r>
        <w:rPr>
          <w:noProof/>
          <w:color w:val="auto"/>
          <w:sz w:val="18"/>
          <w:szCs w:val="18"/>
        </w:rPr>
        <w:t>;</w:t>
      </w:r>
      <w:r w:rsidRPr="00E92F3F">
        <w:rPr>
          <w:noProof/>
          <w:color w:val="auto"/>
          <w:sz w:val="18"/>
          <w:szCs w:val="18"/>
        </w:rPr>
        <w:t xml:space="preserve"> </w:t>
      </w:r>
      <w:commentRangeStart w:id="177"/>
      <w:commentRangeStart w:id="178"/>
      <w:commentRangeStart w:id="179"/>
      <w:r w:rsidRPr="00E92F3F">
        <w:rPr>
          <w:rFonts w:cs="Arial"/>
          <w:color w:val="auto"/>
          <w:sz w:val="18"/>
          <w:szCs w:val="18"/>
          <w:highlight w:val="yellow"/>
          <w:shd w:val="clear" w:color="auto" w:fill="FFFFFF"/>
        </w:rPr>
        <w:t>KF Industries Inc.:</w:t>
      </w:r>
      <w:commentRangeEnd w:id="177"/>
      <w:r>
        <w:rPr>
          <w:rStyle w:val="CommentReference"/>
          <w:noProof/>
        </w:rPr>
        <w:commentReference w:id="177"/>
      </w:r>
      <w:commentRangeEnd w:id="178"/>
      <w:r w:rsidR="00B4424C">
        <w:rPr>
          <w:rStyle w:val="CommentReference"/>
          <w:noProof/>
        </w:rPr>
        <w:commentReference w:id="178"/>
      </w:r>
      <w:commentRangeEnd w:id="179"/>
      <w:r w:rsidR="00FC4DB9">
        <w:rPr>
          <w:rStyle w:val="CommentReference"/>
          <w:noProof/>
        </w:rPr>
        <w:commentReference w:id="179"/>
      </w:r>
      <w:r w:rsidRPr="00E92F3F">
        <w:rPr>
          <w:rFonts w:cs="Arial"/>
          <w:color w:val="auto"/>
          <w:sz w:val="18"/>
          <w:szCs w:val="18"/>
          <w:shd w:val="clear" w:color="auto" w:fill="FFFFFF"/>
        </w:rPr>
        <w:t xml:space="preserve"> </w:t>
      </w:r>
      <w:r w:rsidRPr="00E92F3F">
        <w:rPr>
          <w:noProof/>
          <w:color w:val="auto"/>
          <w:sz w:val="18"/>
          <w:szCs w:val="18"/>
        </w:rPr>
        <w:t>Philadelphia, PA, USA, 1959.</w:t>
      </w:r>
    </w:p>
    <w:p w14:paraId="2B2D6EB1"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rFonts w:cs="Helvetica"/>
          <w:color w:val="auto"/>
          <w:sz w:val="18"/>
          <w:szCs w:val="18"/>
          <w:shd w:val="clear" w:color="auto" w:fill="FFFFFF"/>
        </w:rPr>
        <w:t>Jones, A.B. A</w:t>
      </w:r>
      <w:r w:rsidRPr="00E92F3F">
        <w:rPr>
          <w:noProof/>
          <w:color w:val="auto"/>
          <w:sz w:val="18"/>
          <w:szCs w:val="18"/>
        </w:rPr>
        <w:t xml:space="preserve"> general theory for elastically constrained ball and radial roller bearings under arbitrary load and speed conditions</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J. Basic Eng.</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1960</w:t>
      </w:r>
      <w:r>
        <w:rPr>
          <w:rFonts w:cs="Helvetica"/>
          <w:bCs/>
          <w:color w:val="auto"/>
          <w:sz w:val="18"/>
          <w:szCs w:val="18"/>
          <w:shd w:val="clear" w:color="auto" w:fill="FFFFFF"/>
        </w:rPr>
        <w:t xml:space="preserve">, </w:t>
      </w:r>
      <w:r>
        <w:rPr>
          <w:rFonts w:cs="Helvetica"/>
          <w:bCs/>
          <w:i/>
          <w:color w:val="auto"/>
          <w:sz w:val="18"/>
          <w:szCs w:val="18"/>
          <w:shd w:val="clear" w:color="auto" w:fill="FFFFFF"/>
        </w:rPr>
        <w:t>82</w:t>
      </w:r>
      <w:r>
        <w:rPr>
          <w:rFonts w:cs="Helvetica"/>
          <w:bCs/>
          <w:color w:val="auto"/>
          <w:sz w:val="18"/>
          <w:szCs w:val="18"/>
          <w:shd w:val="clear" w:color="auto" w:fill="FFFFFF"/>
        </w:rPr>
        <w:t>, 309–320</w:t>
      </w:r>
      <w:r>
        <w:rPr>
          <w:noProof/>
          <w:color w:val="auto"/>
          <w:sz w:val="18"/>
          <w:szCs w:val="18"/>
        </w:rPr>
        <w:t>. https://doi.org/</w:t>
      </w:r>
      <w:r w:rsidRPr="00E92F3F">
        <w:rPr>
          <w:noProof/>
          <w:color w:val="auto"/>
          <w:sz w:val="18"/>
          <w:szCs w:val="18"/>
        </w:rPr>
        <w:t>10.1115/1.3662587.</w:t>
      </w:r>
    </w:p>
    <w:p w14:paraId="08FC468F"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noProof/>
          <w:color w:val="auto"/>
          <w:sz w:val="18"/>
          <w:szCs w:val="18"/>
        </w:rPr>
        <w:t xml:space="preserve">Harris, T.A. </w:t>
      </w:r>
      <w:r w:rsidRPr="00E92F3F">
        <w:rPr>
          <w:i/>
          <w:iCs/>
          <w:noProof/>
          <w:color w:val="auto"/>
          <w:sz w:val="18"/>
          <w:szCs w:val="18"/>
        </w:rPr>
        <w:t>Roller Bearing Analysis</w:t>
      </w:r>
      <w:r w:rsidRPr="00E92F3F">
        <w:rPr>
          <w:noProof/>
          <w:color w:val="auto"/>
          <w:sz w:val="18"/>
          <w:szCs w:val="18"/>
        </w:rPr>
        <w:t>, 3rd ed.; John Wiley and Sons: New York, NY, USA, 1984.</w:t>
      </w:r>
    </w:p>
    <w:p w14:paraId="512B8FA6"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proofErr w:type="spellStart"/>
      <w:r w:rsidRPr="00E92F3F">
        <w:rPr>
          <w:rFonts w:cs="Helvetica"/>
          <w:color w:val="auto"/>
          <w:sz w:val="18"/>
          <w:szCs w:val="18"/>
          <w:shd w:val="clear" w:color="auto" w:fill="FFFFFF"/>
        </w:rPr>
        <w:t>Andréason</w:t>
      </w:r>
      <w:proofErr w:type="spellEnd"/>
      <w:r w:rsidRPr="00E92F3F">
        <w:rPr>
          <w:rFonts w:cs="Helvetica"/>
          <w:color w:val="auto"/>
          <w:sz w:val="18"/>
          <w:szCs w:val="18"/>
          <w:shd w:val="clear" w:color="auto" w:fill="FFFFFF"/>
        </w:rPr>
        <w:t>, S. L</w:t>
      </w:r>
      <w:r w:rsidRPr="00E92F3F">
        <w:rPr>
          <w:noProof/>
          <w:color w:val="auto"/>
          <w:sz w:val="18"/>
          <w:szCs w:val="18"/>
        </w:rPr>
        <w:t>oad distribution in a taper roller bearing arrangement considering misalignment</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Tribology</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1973</w:t>
      </w:r>
      <w:r>
        <w:rPr>
          <w:rFonts w:cs="Helvetica"/>
          <w:bCs/>
          <w:color w:val="auto"/>
          <w:sz w:val="18"/>
          <w:szCs w:val="18"/>
          <w:shd w:val="clear" w:color="auto" w:fill="FFFFFF"/>
        </w:rPr>
        <w:t xml:space="preserve">, </w:t>
      </w:r>
      <w:r>
        <w:rPr>
          <w:rFonts w:cs="Helvetica"/>
          <w:bCs/>
          <w:i/>
          <w:color w:val="auto"/>
          <w:sz w:val="18"/>
          <w:szCs w:val="18"/>
          <w:shd w:val="clear" w:color="auto" w:fill="FFFFFF"/>
        </w:rPr>
        <w:t>6</w:t>
      </w:r>
      <w:r>
        <w:rPr>
          <w:rFonts w:cs="Helvetica"/>
          <w:bCs/>
          <w:color w:val="auto"/>
          <w:sz w:val="18"/>
          <w:szCs w:val="18"/>
          <w:shd w:val="clear" w:color="auto" w:fill="FFFFFF"/>
        </w:rPr>
        <w:t>, 84–92</w:t>
      </w:r>
      <w:r>
        <w:rPr>
          <w:noProof/>
          <w:color w:val="auto"/>
          <w:sz w:val="18"/>
          <w:szCs w:val="18"/>
        </w:rPr>
        <w:t>. https://doi.org/</w:t>
      </w:r>
      <w:r w:rsidRPr="00E92F3F">
        <w:rPr>
          <w:noProof/>
          <w:color w:val="auto"/>
          <w:sz w:val="18"/>
          <w:szCs w:val="18"/>
        </w:rPr>
        <w:t>10.1016/0041-2678(73)90241-8.</w:t>
      </w:r>
    </w:p>
    <w:p w14:paraId="0F32B9E3"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rFonts w:cs="Helvetica"/>
          <w:color w:val="auto"/>
          <w:sz w:val="18"/>
          <w:szCs w:val="18"/>
          <w:shd w:val="clear" w:color="auto" w:fill="FFFFFF"/>
        </w:rPr>
        <w:t>Liu, J.Y. A</w:t>
      </w:r>
      <w:r w:rsidRPr="00E92F3F">
        <w:rPr>
          <w:noProof/>
          <w:color w:val="auto"/>
          <w:sz w:val="18"/>
          <w:szCs w:val="18"/>
        </w:rPr>
        <w:t>nalysis of Tapered Roller Bearings Considering High Speed and Combined Loading</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 xml:space="preserve">J. </w:t>
      </w:r>
      <w:proofErr w:type="spellStart"/>
      <w:r w:rsidRPr="00E92F3F">
        <w:rPr>
          <w:rFonts w:cs="Helvetica"/>
          <w:i/>
          <w:iCs/>
          <w:color w:val="auto"/>
          <w:sz w:val="18"/>
          <w:szCs w:val="18"/>
          <w:shd w:val="clear" w:color="auto" w:fill="FFFFFF"/>
        </w:rPr>
        <w:t>Lubr</w:t>
      </w:r>
      <w:proofErr w:type="spellEnd"/>
      <w:r w:rsidRPr="00E92F3F">
        <w:rPr>
          <w:rFonts w:cs="Helvetica"/>
          <w:i/>
          <w:iCs/>
          <w:color w:val="auto"/>
          <w:sz w:val="18"/>
          <w:szCs w:val="18"/>
          <w:shd w:val="clear" w:color="auto" w:fill="FFFFFF"/>
        </w:rPr>
        <w:t>. Technol.</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1976</w:t>
      </w:r>
      <w:r>
        <w:rPr>
          <w:rFonts w:cs="Helvetica"/>
          <w:bCs/>
          <w:color w:val="auto"/>
          <w:sz w:val="18"/>
          <w:szCs w:val="18"/>
          <w:shd w:val="clear" w:color="auto" w:fill="FFFFFF"/>
        </w:rPr>
        <w:t xml:space="preserve">, </w:t>
      </w:r>
      <w:r>
        <w:rPr>
          <w:rFonts w:cs="Helvetica"/>
          <w:bCs/>
          <w:i/>
          <w:color w:val="auto"/>
          <w:sz w:val="18"/>
          <w:szCs w:val="18"/>
          <w:shd w:val="clear" w:color="auto" w:fill="FFFFFF"/>
        </w:rPr>
        <w:t>98</w:t>
      </w:r>
      <w:r>
        <w:rPr>
          <w:rFonts w:cs="Helvetica"/>
          <w:bCs/>
          <w:color w:val="auto"/>
          <w:sz w:val="18"/>
          <w:szCs w:val="18"/>
          <w:shd w:val="clear" w:color="auto" w:fill="FFFFFF"/>
        </w:rPr>
        <w:t>, 564–572</w:t>
      </w:r>
      <w:r w:rsidRPr="00E92F3F">
        <w:rPr>
          <w:noProof/>
          <w:color w:val="auto"/>
          <w:sz w:val="18"/>
          <w:szCs w:val="18"/>
        </w:rPr>
        <w:t>.</w:t>
      </w:r>
    </w:p>
    <w:p w14:paraId="2811E021"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rFonts w:cs="Helvetica"/>
          <w:color w:val="auto"/>
          <w:sz w:val="18"/>
          <w:szCs w:val="18"/>
          <w:shd w:val="clear" w:color="auto" w:fill="FFFFFF"/>
        </w:rPr>
        <w:t xml:space="preserve">De Mul, J.M.; </w:t>
      </w:r>
      <w:proofErr w:type="spellStart"/>
      <w:r w:rsidRPr="00E92F3F">
        <w:rPr>
          <w:rFonts w:cs="Helvetica"/>
          <w:color w:val="auto"/>
          <w:sz w:val="18"/>
          <w:szCs w:val="18"/>
          <w:shd w:val="clear" w:color="auto" w:fill="FFFFFF"/>
        </w:rPr>
        <w:t>Vree</w:t>
      </w:r>
      <w:proofErr w:type="spellEnd"/>
      <w:r w:rsidRPr="00E92F3F">
        <w:rPr>
          <w:rFonts w:cs="Helvetica"/>
          <w:color w:val="auto"/>
          <w:sz w:val="18"/>
          <w:szCs w:val="18"/>
          <w:shd w:val="clear" w:color="auto" w:fill="FFFFFF"/>
        </w:rPr>
        <w:t>, J.M.; Maas, D.A. E</w:t>
      </w:r>
      <w:r w:rsidRPr="00E92F3F">
        <w:rPr>
          <w:noProof/>
          <w:color w:val="auto"/>
          <w:sz w:val="18"/>
          <w:szCs w:val="18"/>
        </w:rPr>
        <w:t>quilibrium and Associated Load Distribution in Ball and Roller Bearings Loaded in Five Degrees of Freedom While Neglecting Friction—Part I: General Theory and Application to Ball Bearings</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 xml:space="preserve">J. </w:t>
      </w:r>
      <w:proofErr w:type="spellStart"/>
      <w:r w:rsidRPr="00E92F3F">
        <w:rPr>
          <w:rFonts w:cs="Helvetica"/>
          <w:i/>
          <w:iCs/>
          <w:color w:val="auto"/>
          <w:sz w:val="18"/>
          <w:szCs w:val="18"/>
          <w:shd w:val="clear" w:color="auto" w:fill="FFFFFF"/>
        </w:rPr>
        <w:t>Tribol</w:t>
      </w:r>
      <w:proofErr w:type="spellEnd"/>
      <w:r w:rsidRPr="00E92F3F">
        <w:rPr>
          <w:rFonts w:cs="Helvetica"/>
          <w:i/>
          <w:iCs/>
          <w:color w:val="auto"/>
          <w:sz w:val="18"/>
          <w:szCs w:val="18"/>
          <w:shd w:val="clear" w:color="auto" w:fill="FFFFFF"/>
        </w:rPr>
        <w:t>.</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1989</w:t>
      </w:r>
      <w:r>
        <w:rPr>
          <w:rFonts w:cs="Helvetica"/>
          <w:bCs/>
          <w:color w:val="auto"/>
          <w:sz w:val="18"/>
          <w:szCs w:val="18"/>
          <w:shd w:val="clear" w:color="auto" w:fill="FFFFFF"/>
        </w:rPr>
        <w:t xml:space="preserve">, </w:t>
      </w:r>
      <w:r>
        <w:rPr>
          <w:rFonts w:cs="Helvetica"/>
          <w:bCs/>
          <w:i/>
          <w:color w:val="auto"/>
          <w:sz w:val="18"/>
          <w:szCs w:val="18"/>
          <w:shd w:val="clear" w:color="auto" w:fill="FFFFFF"/>
        </w:rPr>
        <w:t>111</w:t>
      </w:r>
      <w:r>
        <w:rPr>
          <w:rFonts w:cs="Helvetica"/>
          <w:bCs/>
          <w:color w:val="auto"/>
          <w:sz w:val="18"/>
          <w:szCs w:val="18"/>
          <w:shd w:val="clear" w:color="auto" w:fill="FFFFFF"/>
        </w:rPr>
        <w:t>, 142–148</w:t>
      </w:r>
      <w:r>
        <w:rPr>
          <w:rFonts w:cs="Helvetica"/>
          <w:color w:val="auto"/>
          <w:sz w:val="18"/>
          <w:szCs w:val="18"/>
          <w:shd w:val="clear" w:color="auto" w:fill="FFFFFF"/>
        </w:rPr>
        <w:t>. https://doi.org/</w:t>
      </w:r>
      <w:r w:rsidRPr="00E92F3F">
        <w:rPr>
          <w:noProof/>
          <w:color w:val="auto"/>
          <w:sz w:val="18"/>
          <w:szCs w:val="18"/>
        </w:rPr>
        <w:t>10.1115/1.3261864.</w:t>
      </w:r>
    </w:p>
    <w:p w14:paraId="50D02156"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5D650F">
        <w:rPr>
          <w:rFonts w:cs="Helvetica"/>
          <w:color w:val="auto"/>
          <w:sz w:val="18"/>
          <w:szCs w:val="18"/>
          <w:shd w:val="clear" w:color="auto" w:fill="FFFFFF"/>
        </w:rPr>
        <w:t>Walters, C.T. T</w:t>
      </w:r>
      <w:r w:rsidRPr="005D650F">
        <w:rPr>
          <w:noProof/>
          <w:color w:val="auto"/>
          <w:sz w:val="18"/>
          <w:szCs w:val="18"/>
        </w:rPr>
        <w:t>he dynamics of ball bearings</w:t>
      </w:r>
      <w:r w:rsidRPr="005D650F">
        <w:rPr>
          <w:rFonts w:cs="Helvetica"/>
          <w:color w:val="auto"/>
          <w:sz w:val="18"/>
          <w:szCs w:val="18"/>
          <w:shd w:val="clear" w:color="auto" w:fill="FFFFFF"/>
        </w:rPr>
        <w:t xml:space="preserve">. </w:t>
      </w:r>
      <w:r w:rsidRPr="005D650F">
        <w:rPr>
          <w:rFonts w:cs="Helvetica"/>
          <w:i/>
          <w:iCs/>
          <w:color w:val="auto"/>
          <w:sz w:val="18"/>
          <w:szCs w:val="18"/>
          <w:shd w:val="clear" w:color="auto" w:fill="FFFFFF"/>
        </w:rPr>
        <w:t xml:space="preserve">J. </w:t>
      </w:r>
      <w:proofErr w:type="spellStart"/>
      <w:r w:rsidRPr="005D650F">
        <w:rPr>
          <w:rFonts w:cs="Helvetica"/>
          <w:i/>
          <w:iCs/>
          <w:color w:val="auto"/>
          <w:sz w:val="18"/>
          <w:szCs w:val="18"/>
          <w:shd w:val="clear" w:color="auto" w:fill="FFFFFF"/>
        </w:rPr>
        <w:t>Lubr</w:t>
      </w:r>
      <w:proofErr w:type="spellEnd"/>
      <w:r w:rsidRPr="005D650F">
        <w:rPr>
          <w:rFonts w:cs="Helvetica"/>
          <w:i/>
          <w:iCs/>
          <w:color w:val="auto"/>
          <w:sz w:val="18"/>
          <w:szCs w:val="18"/>
          <w:shd w:val="clear" w:color="auto" w:fill="FFFFFF"/>
        </w:rPr>
        <w:t>. Technol.</w:t>
      </w:r>
      <w:r w:rsidRPr="005D650F">
        <w:rPr>
          <w:rFonts w:cs="Helvetica"/>
          <w:color w:val="auto"/>
          <w:sz w:val="18"/>
          <w:szCs w:val="18"/>
          <w:shd w:val="clear" w:color="auto" w:fill="FFFFFF"/>
        </w:rPr>
        <w:t xml:space="preserve"> </w:t>
      </w:r>
      <w:r w:rsidRPr="005D650F">
        <w:rPr>
          <w:rFonts w:cs="Helvetica"/>
          <w:b/>
          <w:bCs/>
          <w:color w:val="auto"/>
          <w:sz w:val="18"/>
          <w:szCs w:val="18"/>
          <w:shd w:val="clear" w:color="auto" w:fill="FFFFFF"/>
        </w:rPr>
        <w:t>1971</w:t>
      </w:r>
      <w:r w:rsidRPr="005D650F">
        <w:rPr>
          <w:rFonts w:cs="Helvetica"/>
          <w:bCs/>
          <w:color w:val="auto"/>
          <w:sz w:val="18"/>
          <w:szCs w:val="18"/>
          <w:shd w:val="clear" w:color="auto" w:fill="FFFFFF"/>
        </w:rPr>
        <w:t xml:space="preserve">, </w:t>
      </w:r>
      <w:r w:rsidRPr="005D650F">
        <w:rPr>
          <w:rFonts w:cs="Helvetica"/>
          <w:bCs/>
          <w:i/>
          <w:color w:val="auto"/>
          <w:sz w:val="18"/>
          <w:szCs w:val="18"/>
          <w:shd w:val="clear" w:color="auto" w:fill="FFFFFF"/>
        </w:rPr>
        <w:t>93</w:t>
      </w:r>
      <w:r w:rsidRPr="005D650F">
        <w:rPr>
          <w:rFonts w:cs="Helvetica"/>
          <w:bCs/>
          <w:color w:val="auto"/>
          <w:sz w:val="18"/>
          <w:szCs w:val="18"/>
          <w:shd w:val="clear" w:color="auto" w:fill="FFFFFF"/>
        </w:rPr>
        <w:t>, 1–10</w:t>
      </w:r>
      <w:r w:rsidRPr="005D650F">
        <w:rPr>
          <w:noProof/>
          <w:color w:val="auto"/>
          <w:sz w:val="18"/>
          <w:szCs w:val="18"/>
        </w:rPr>
        <w:t>. ht</w:t>
      </w:r>
      <w:r>
        <w:rPr>
          <w:noProof/>
          <w:color w:val="auto"/>
          <w:sz w:val="18"/>
          <w:szCs w:val="18"/>
        </w:rPr>
        <w:t>tps://doi.org/</w:t>
      </w:r>
      <w:r w:rsidRPr="00E92F3F">
        <w:rPr>
          <w:noProof/>
          <w:color w:val="auto"/>
          <w:sz w:val="18"/>
          <w:szCs w:val="18"/>
        </w:rPr>
        <w:t>10.1115/1.3451516.</w:t>
      </w:r>
    </w:p>
    <w:p w14:paraId="5B9BC7CB"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rFonts w:cs="Helvetica"/>
          <w:color w:val="auto"/>
          <w:sz w:val="18"/>
          <w:szCs w:val="18"/>
          <w:shd w:val="clear" w:color="auto" w:fill="FFFFFF"/>
        </w:rPr>
        <w:t xml:space="preserve">Meyer, L.D.; </w:t>
      </w:r>
      <w:proofErr w:type="spellStart"/>
      <w:r w:rsidRPr="00E92F3F">
        <w:rPr>
          <w:rFonts w:cs="Helvetica"/>
          <w:color w:val="auto"/>
          <w:sz w:val="18"/>
          <w:szCs w:val="18"/>
          <w:shd w:val="clear" w:color="auto" w:fill="FFFFFF"/>
        </w:rPr>
        <w:t>Ahlgren</w:t>
      </w:r>
      <w:proofErr w:type="spellEnd"/>
      <w:r w:rsidRPr="00E92F3F">
        <w:rPr>
          <w:rFonts w:cs="Helvetica"/>
          <w:color w:val="auto"/>
          <w:sz w:val="18"/>
          <w:szCs w:val="18"/>
          <w:shd w:val="clear" w:color="auto" w:fill="FFFFFF"/>
        </w:rPr>
        <w:t xml:space="preserve">, F.F.; </w:t>
      </w:r>
      <w:proofErr w:type="spellStart"/>
      <w:r w:rsidRPr="00E92F3F">
        <w:rPr>
          <w:rFonts w:cs="Helvetica"/>
          <w:color w:val="auto"/>
          <w:sz w:val="18"/>
          <w:szCs w:val="18"/>
          <w:shd w:val="clear" w:color="auto" w:fill="FFFFFF"/>
        </w:rPr>
        <w:t>Weichbrodt</w:t>
      </w:r>
      <w:proofErr w:type="spellEnd"/>
      <w:r w:rsidRPr="00E92F3F">
        <w:rPr>
          <w:rFonts w:cs="Helvetica"/>
          <w:color w:val="auto"/>
          <w:sz w:val="18"/>
          <w:szCs w:val="18"/>
          <w:shd w:val="clear" w:color="auto" w:fill="FFFFFF"/>
        </w:rPr>
        <w:t>, B. A</w:t>
      </w:r>
      <w:r w:rsidRPr="00E92F3F">
        <w:rPr>
          <w:noProof/>
          <w:color w:val="auto"/>
          <w:sz w:val="18"/>
          <w:szCs w:val="18"/>
        </w:rPr>
        <w:t>n Analytic Model for Ball Bearing Vibrations to Predict Vibration Response to Distributed Defects</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J. Mech. Des.</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1980</w:t>
      </w:r>
      <w:r>
        <w:rPr>
          <w:rFonts w:cs="Helvetica"/>
          <w:bCs/>
          <w:color w:val="auto"/>
          <w:sz w:val="18"/>
          <w:szCs w:val="18"/>
          <w:shd w:val="clear" w:color="auto" w:fill="FFFFFF"/>
        </w:rPr>
        <w:t xml:space="preserve">, </w:t>
      </w:r>
      <w:r>
        <w:rPr>
          <w:rFonts w:cs="Helvetica"/>
          <w:bCs/>
          <w:i/>
          <w:color w:val="auto"/>
          <w:sz w:val="18"/>
          <w:szCs w:val="18"/>
          <w:shd w:val="clear" w:color="auto" w:fill="FFFFFF"/>
        </w:rPr>
        <w:t>102</w:t>
      </w:r>
      <w:r>
        <w:rPr>
          <w:rFonts w:cs="Helvetica"/>
          <w:bCs/>
          <w:color w:val="auto"/>
          <w:sz w:val="18"/>
          <w:szCs w:val="18"/>
          <w:shd w:val="clear" w:color="auto" w:fill="FFFFFF"/>
        </w:rPr>
        <w:t>, 205–210</w:t>
      </w:r>
      <w:r>
        <w:rPr>
          <w:noProof/>
          <w:color w:val="auto"/>
          <w:sz w:val="18"/>
          <w:szCs w:val="18"/>
        </w:rPr>
        <w:t>. https://doi.org/</w:t>
      </w:r>
      <w:r w:rsidRPr="00E92F3F">
        <w:rPr>
          <w:noProof/>
          <w:color w:val="auto"/>
          <w:sz w:val="18"/>
          <w:szCs w:val="18"/>
        </w:rPr>
        <w:t>10.1115/1.3254731.</w:t>
      </w:r>
    </w:p>
    <w:p w14:paraId="024C91A3"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proofErr w:type="spellStart"/>
      <w:r w:rsidRPr="00E92F3F">
        <w:rPr>
          <w:rFonts w:cs="Helvetica"/>
          <w:color w:val="auto"/>
          <w:sz w:val="18"/>
          <w:szCs w:val="18"/>
          <w:shd w:val="clear" w:color="auto" w:fill="FFFFFF"/>
        </w:rPr>
        <w:t>Sunnersjö</w:t>
      </w:r>
      <w:proofErr w:type="spellEnd"/>
      <w:r w:rsidRPr="00E92F3F">
        <w:rPr>
          <w:rFonts w:cs="Helvetica"/>
          <w:color w:val="auto"/>
          <w:sz w:val="18"/>
          <w:szCs w:val="18"/>
          <w:shd w:val="clear" w:color="auto" w:fill="FFFFFF"/>
        </w:rPr>
        <w:t>, C. V</w:t>
      </w:r>
      <w:r w:rsidRPr="00E92F3F">
        <w:rPr>
          <w:noProof/>
          <w:color w:val="auto"/>
          <w:sz w:val="18"/>
          <w:szCs w:val="18"/>
        </w:rPr>
        <w:t>arying compliance vibrations of rolling bearings</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 xml:space="preserve">J. Sound </w:t>
      </w:r>
      <w:proofErr w:type="spellStart"/>
      <w:r w:rsidRPr="00E92F3F">
        <w:rPr>
          <w:rFonts w:cs="Helvetica"/>
          <w:i/>
          <w:iCs/>
          <w:color w:val="auto"/>
          <w:sz w:val="18"/>
          <w:szCs w:val="18"/>
          <w:shd w:val="clear" w:color="auto" w:fill="FFFFFF"/>
        </w:rPr>
        <w:t>Vib</w:t>
      </w:r>
      <w:proofErr w:type="spellEnd"/>
      <w:r w:rsidRPr="00E92F3F">
        <w:rPr>
          <w:rFonts w:cs="Helvetica"/>
          <w:i/>
          <w:iCs/>
          <w:color w:val="auto"/>
          <w:sz w:val="18"/>
          <w:szCs w:val="18"/>
          <w:shd w:val="clear" w:color="auto" w:fill="FFFFFF"/>
        </w:rPr>
        <w:t>.</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1978</w:t>
      </w:r>
      <w:r>
        <w:rPr>
          <w:rFonts w:cs="Helvetica"/>
          <w:bCs/>
          <w:color w:val="auto"/>
          <w:sz w:val="18"/>
          <w:szCs w:val="18"/>
          <w:shd w:val="clear" w:color="auto" w:fill="FFFFFF"/>
        </w:rPr>
        <w:t xml:space="preserve">, </w:t>
      </w:r>
      <w:r>
        <w:rPr>
          <w:rFonts w:cs="Helvetica"/>
          <w:bCs/>
          <w:i/>
          <w:color w:val="auto"/>
          <w:sz w:val="18"/>
          <w:szCs w:val="18"/>
          <w:shd w:val="clear" w:color="auto" w:fill="FFFFFF"/>
        </w:rPr>
        <w:t>58</w:t>
      </w:r>
      <w:r>
        <w:rPr>
          <w:rFonts w:cs="Helvetica"/>
          <w:bCs/>
          <w:color w:val="auto"/>
          <w:sz w:val="18"/>
          <w:szCs w:val="18"/>
          <w:shd w:val="clear" w:color="auto" w:fill="FFFFFF"/>
        </w:rPr>
        <w:t>, 363–373</w:t>
      </w:r>
      <w:r>
        <w:rPr>
          <w:noProof/>
          <w:color w:val="auto"/>
          <w:sz w:val="18"/>
          <w:szCs w:val="18"/>
        </w:rPr>
        <w:t>. https://doi.org/</w:t>
      </w:r>
      <w:r w:rsidRPr="00E92F3F">
        <w:rPr>
          <w:noProof/>
          <w:color w:val="auto"/>
          <w:sz w:val="18"/>
          <w:szCs w:val="18"/>
        </w:rPr>
        <w:t>10.1016/S0022-460X(78)80044-3.</w:t>
      </w:r>
    </w:p>
    <w:p w14:paraId="4E7BDA5A"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rFonts w:cs="Helvetica"/>
          <w:color w:val="auto"/>
          <w:sz w:val="18"/>
          <w:szCs w:val="18"/>
          <w:shd w:val="clear" w:color="auto" w:fill="FFFFFF"/>
        </w:rPr>
        <w:t>Matsubara, M.; Rahnejat, H.; Gohar, R. C</w:t>
      </w:r>
      <w:r w:rsidRPr="00E92F3F">
        <w:rPr>
          <w:noProof/>
          <w:color w:val="auto"/>
          <w:sz w:val="18"/>
          <w:szCs w:val="18"/>
        </w:rPr>
        <w:t>omputational modelling of precision spindles supported by ball bearings</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Int. J. Mach. Tools Manuf.</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1988</w:t>
      </w:r>
      <w:r>
        <w:rPr>
          <w:rFonts w:cs="Helvetica"/>
          <w:bCs/>
          <w:color w:val="auto"/>
          <w:sz w:val="18"/>
          <w:szCs w:val="18"/>
          <w:shd w:val="clear" w:color="auto" w:fill="FFFFFF"/>
        </w:rPr>
        <w:t xml:space="preserve">, </w:t>
      </w:r>
      <w:r>
        <w:rPr>
          <w:rFonts w:cs="Helvetica"/>
          <w:bCs/>
          <w:i/>
          <w:color w:val="auto"/>
          <w:sz w:val="18"/>
          <w:szCs w:val="18"/>
          <w:shd w:val="clear" w:color="auto" w:fill="FFFFFF"/>
        </w:rPr>
        <w:t>28</w:t>
      </w:r>
      <w:r>
        <w:rPr>
          <w:rFonts w:cs="Helvetica"/>
          <w:bCs/>
          <w:color w:val="auto"/>
          <w:sz w:val="18"/>
          <w:szCs w:val="18"/>
          <w:shd w:val="clear" w:color="auto" w:fill="FFFFFF"/>
        </w:rPr>
        <w:t>, 429–442</w:t>
      </w:r>
      <w:r>
        <w:rPr>
          <w:noProof/>
          <w:color w:val="auto"/>
          <w:sz w:val="18"/>
          <w:szCs w:val="18"/>
        </w:rPr>
        <w:t>. https://doi.org/</w:t>
      </w:r>
      <w:r w:rsidRPr="00E92F3F">
        <w:rPr>
          <w:noProof/>
          <w:color w:val="auto"/>
          <w:sz w:val="18"/>
          <w:szCs w:val="18"/>
        </w:rPr>
        <w:t>10.1016/0890-6955(88)90056-9.</w:t>
      </w:r>
    </w:p>
    <w:p w14:paraId="00749B20"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noProof/>
          <w:color w:val="auto"/>
          <w:sz w:val="18"/>
          <w:szCs w:val="18"/>
        </w:rPr>
        <w:t xml:space="preserve">Rahnejat, H.; Rothberg, S. </w:t>
      </w:r>
      <w:r w:rsidRPr="00E92F3F">
        <w:rPr>
          <w:i/>
          <w:iCs/>
          <w:noProof/>
          <w:color w:val="auto"/>
          <w:sz w:val="18"/>
          <w:szCs w:val="18"/>
        </w:rPr>
        <w:t>Mulit-Body Dynamics: Monitoring and Simulation Techniques III</w:t>
      </w:r>
      <w:r w:rsidRPr="00E92F3F">
        <w:rPr>
          <w:noProof/>
          <w:color w:val="auto"/>
          <w:sz w:val="18"/>
          <w:szCs w:val="18"/>
        </w:rPr>
        <w:t>, 1st ed.; Wiley: New York, NY, USA, 2004.</w:t>
      </w:r>
    </w:p>
    <w:p w14:paraId="146FB860"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rFonts w:cs="Helvetica"/>
          <w:color w:val="auto"/>
          <w:sz w:val="18"/>
          <w:szCs w:val="18"/>
          <w:shd w:val="clear" w:color="auto" w:fill="FFFFFF"/>
        </w:rPr>
        <w:t>Gupta, P.K. D</w:t>
      </w:r>
      <w:r w:rsidRPr="00E92F3F">
        <w:rPr>
          <w:noProof/>
          <w:color w:val="auto"/>
          <w:sz w:val="18"/>
          <w:szCs w:val="18"/>
        </w:rPr>
        <w:t>ynamics of Rolling-Element Bearings—Part I: Cylindrical Roller Bearing Analysis</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 xml:space="preserve">J. </w:t>
      </w:r>
      <w:proofErr w:type="spellStart"/>
      <w:r w:rsidRPr="00E92F3F">
        <w:rPr>
          <w:rFonts w:cs="Helvetica"/>
          <w:i/>
          <w:iCs/>
          <w:color w:val="auto"/>
          <w:sz w:val="18"/>
          <w:szCs w:val="18"/>
          <w:shd w:val="clear" w:color="auto" w:fill="FFFFFF"/>
        </w:rPr>
        <w:t>Lubr</w:t>
      </w:r>
      <w:proofErr w:type="spellEnd"/>
      <w:r w:rsidRPr="00E92F3F">
        <w:rPr>
          <w:rFonts w:cs="Helvetica"/>
          <w:i/>
          <w:iCs/>
          <w:color w:val="auto"/>
          <w:sz w:val="18"/>
          <w:szCs w:val="18"/>
          <w:shd w:val="clear" w:color="auto" w:fill="FFFFFF"/>
        </w:rPr>
        <w:t>. Technol.</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1979</w:t>
      </w:r>
      <w:r>
        <w:rPr>
          <w:rFonts w:cs="Helvetica"/>
          <w:bCs/>
          <w:color w:val="auto"/>
          <w:sz w:val="18"/>
          <w:szCs w:val="18"/>
          <w:shd w:val="clear" w:color="auto" w:fill="FFFFFF"/>
        </w:rPr>
        <w:t xml:space="preserve">, </w:t>
      </w:r>
      <w:r>
        <w:rPr>
          <w:rFonts w:cs="Helvetica"/>
          <w:bCs/>
          <w:i/>
          <w:color w:val="auto"/>
          <w:sz w:val="18"/>
          <w:szCs w:val="18"/>
          <w:shd w:val="clear" w:color="auto" w:fill="FFFFFF"/>
        </w:rPr>
        <w:t>101</w:t>
      </w:r>
      <w:r>
        <w:rPr>
          <w:rFonts w:cs="Helvetica"/>
          <w:bCs/>
          <w:color w:val="auto"/>
          <w:sz w:val="18"/>
          <w:szCs w:val="18"/>
          <w:shd w:val="clear" w:color="auto" w:fill="FFFFFF"/>
        </w:rPr>
        <w:t>, 293–302</w:t>
      </w:r>
      <w:r>
        <w:rPr>
          <w:noProof/>
          <w:color w:val="auto"/>
          <w:sz w:val="18"/>
          <w:szCs w:val="18"/>
        </w:rPr>
        <w:t>. https://doi.org/</w:t>
      </w:r>
      <w:r w:rsidRPr="00E92F3F">
        <w:rPr>
          <w:noProof/>
          <w:color w:val="auto"/>
          <w:sz w:val="18"/>
          <w:szCs w:val="18"/>
        </w:rPr>
        <w:t>10.1115/1.3453357.</w:t>
      </w:r>
    </w:p>
    <w:p w14:paraId="1D00F2A0" w14:textId="77777777" w:rsidR="00F334B7" w:rsidRPr="005D650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rFonts w:cs="Helvetica"/>
          <w:color w:val="auto"/>
          <w:sz w:val="18"/>
          <w:szCs w:val="18"/>
          <w:shd w:val="clear" w:color="auto" w:fill="FFFFFF"/>
        </w:rPr>
        <w:t>Questa, H.; Mohammadpour, M.; Theodossiades, S.; Garner, C.; Bewsher, S.; Offner, G. T</w:t>
      </w:r>
      <w:r w:rsidRPr="00E92F3F">
        <w:rPr>
          <w:noProof/>
          <w:color w:val="auto"/>
          <w:sz w:val="18"/>
          <w:szCs w:val="18"/>
        </w:rPr>
        <w:t>ribo-dynamic analysis of high-speed roller bearings for electrified vehicle powertrains</w:t>
      </w:r>
      <w:r w:rsidRPr="00E92F3F">
        <w:rPr>
          <w:rFonts w:cs="Helvetica"/>
          <w:color w:val="auto"/>
          <w:sz w:val="18"/>
          <w:szCs w:val="18"/>
          <w:shd w:val="clear" w:color="auto" w:fill="FFFFFF"/>
        </w:rPr>
        <w:t xml:space="preserve">. </w:t>
      </w:r>
      <w:proofErr w:type="spellStart"/>
      <w:r w:rsidRPr="00E92F3F">
        <w:rPr>
          <w:rFonts w:cs="Helvetica"/>
          <w:i/>
          <w:iCs/>
          <w:color w:val="auto"/>
          <w:sz w:val="18"/>
          <w:szCs w:val="18"/>
          <w:shd w:val="clear" w:color="auto" w:fill="FFFFFF"/>
        </w:rPr>
        <w:t>Tribol</w:t>
      </w:r>
      <w:proofErr w:type="spellEnd"/>
      <w:r w:rsidRPr="00E92F3F">
        <w:rPr>
          <w:rFonts w:cs="Helvetica"/>
          <w:i/>
          <w:iCs/>
          <w:color w:val="auto"/>
          <w:sz w:val="18"/>
          <w:szCs w:val="18"/>
          <w:shd w:val="clear" w:color="auto" w:fill="FFFFFF"/>
        </w:rPr>
        <w:t>. Int.</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2020</w:t>
      </w:r>
      <w:r>
        <w:rPr>
          <w:rFonts w:cs="Helvetica"/>
          <w:bCs/>
          <w:color w:val="auto"/>
          <w:sz w:val="18"/>
          <w:szCs w:val="18"/>
          <w:shd w:val="clear" w:color="auto" w:fill="FFFFFF"/>
        </w:rPr>
        <w:t xml:space="preserve">, </w:t>
      </w:r>
      <w:r w:rsidRPr="005D650F">
        <w:rPr>
          <w:rFonts w:cs="Helvetica"/>
          <w:bCs/>
          <w:i/>
          <w:color w:val="auto"/>
          <w:sz w:val="18"/>
          <w:szCs w:val="18"/>
          <w:shd w:val="clear" w:color="auto" w:fill="FFFFFF"/>
        </w:rPr>
        <w:t>154</w:t>
      </w:r>
      <w:r w:rsidRPr="005D650F">
        <w:rPr>
          <w:rFonts w:cs="Helvetica"/>
          <w:bCs/>
          <w:color w:val="auto"/>
          <w:sz w:val="18"/>
          <w:szCs w:val="18"/>
          <w:shd w:val="clear" w:color="auto" w:fill="FFFFFF"/>
        </w:rPr>
        <w:t>, 106675</w:t>
      </w:r>
      <w:r w:rsidRPr="005D650F">
        <w:rPr>
          <w:noProof/>
          <w:color w:val="auto"/>
          <w:sz w:val="18"/>
          <w:szCs w:val="18"/>
        </w:rPr>
        <w:t>. https://doi.org/10.1016/j.triboint.2020.106675.</w:t>
      </w:r>
    </w:p>
    <w:p w14:paraId="4868A87F"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5D650F">
        <w:rPr>
          <w:rFonts w:cs="Helvetica"/>
          <w:color w:val="auto"/>
          <w:sz w:val="18"/>
          <w:szCs w:val="18"/>
          <w:shd w:val="clear" w:color="auto" w:fill="FFFFFF"/>
        </w:rPr>
        <w:t>Stone, B. T</w:t>
      </w:r>
      <w:r w:rsidRPr="005D650F">
        <w:rPr>
          <w:noProof/>
          <w:color w:val="auto"/>
          <w:sz w:val="18"/>
          <w:szCs w:val="18"/>
        </w:rPr>
        <w:t>he State of the Art in the Measurement of the Stiffness and Damping</w:t>
      </w:r>
      <w:r w:rsidRPr="00E92F3F">
        <w:rPr>
          <w:noProof/>
          <w:color w:val="auto"/>
          <w:sz w:val="18"/>
          <w:szCs w:val="18"/>
        </w:rPr>
        <w:t xml:space="preserve"> of Rolling Element Bearings</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CIRP Ann.</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1982</w:t>
      </w:r>
      <w:r>
        <w:rPr>
          <w:rFonts w:cs="Helvetica"/>
          <w:bCs/>
          <w:color w:val="auto"/>
          <w:sz w:val="18"/>
          <w:szCs w:val="18"/>
          <w:shd w:val="clear" w:color="auto" w:fill="FFFFFF"/>
        </w:rPr>
        <w:t xml:space="preserve">, </w:t>
      </w:r>
      <w:r>
        <w:rPr>
          <w:rFonts w:cs="Helvetica"/>
          <w:bCs/>
          <w:i/>
          <w:color w:val="auto"/>
          <w:sz w:val="18"/>
          <w:szCs w:val="18"/>
          <w:shd w:val="clear" w:color="auto" w:fill="FFFFFF"/>
        </w:rPr>
        <w:t>31</w:t>
      </w:r>
      <w:r>
        <w:rPr>
          <w:rFonts w:cs="Helvetica"/>
          <w:bCs/>
          <w:color w:val="auto"/>
          <w:sz w:val="18"/>
          <w:szCs w:val="18"/>
          <w:shd w:val="clear" w:color="auto" w:fill="FFFFFF"/>
        </w:rPr>
        <w:t>, 529–538</w:t>
      </w:r>
      <w:r>
        <w:rPr>
          <w:noProof/>
          <w:color w:val="auto"/>
          <w:sz w:val="18"/>
          <w:szCs w:val="18"/>
        </w:rPr>
        <w:t>. https://doi.org/</w:t>
      </w:r>
      <w:r w:rsidRPr="00E92F3F">
        <w:rPr>
          <w:noProof/>
          <w:color w:val="auto"/>
          <w:sz w:val="18"/>
          <w:szCs w:val="18"/>
        </w:rPr>
        <w:t>10.1016/S0007-8506(07)60175-9.</w:t>
      </w:r>
    </w:p>
    <w:p w14:paraId="7214F374"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noProof/>
          <w:color w:val="auto"/>
          <w:sz w:val="18"/>
          <w:szCs w:val="18"/>
        </w:rPr>
        <w:t xml:space="preserve">Dietl, P. </w:t>
      </w:r>
      <w:r w:rsidRPr="00E92F3F">
        <w:rPr>
          <w:i/>
          <w:iCs/>
          <w:noProof/>
          <w:color w:val="auto"/>
          <w:sz w:val="18"/>
          <w:szCs w:val="18"/>
        </w:rPr>
        <w:t>Damping and Stiffness Characteristics of Rolling Element Bearings-Theory and Experiment</w:t>
      </w:r>
      <w:r w:rsidRPr="00E92F3F">
        <w:rPr>
          <w:noProof/>
          <w:color w:val="auto"/>
          <w:sz w:val="18"/>
          <w:szCs w:val="18"/>
        </w:rPr>
        <w:t xml:space="preserve">; TU Vienna: </w:t>
      </w:r>
      <w:r w:rsidRPr="00E92F3F">
        <w:rPr>
          <w:rFonts w:cs="Arial"/>
          <w:color w:val="auto"/>
          <w:sz w:val="18"/>
          <w:szCs w:val="18"/>
          <w:highlight w:val="yellow"/>
          <w:shd w:val="clear" w:color="auto" w:fill="FFFFFF"/>
        </w:rPr>
        <w:t>Vienna, Austria</w:t>
      </w:r>
      <w:r w:rsidRPr="00E92F3F">
        <w:rPr>
          <w:rFonts w:cs="Arial"/>
          <w:color w:val="auto"/>
          <w:sz w:val="18"/>
          <w:szCs w:val="18"/>
          <w:shd w:val="clear" w:color="auto" w:fill="FFFFFF"/>
        </w:rPr>
        <w:t>,</w:t>
      </w:r>
      <w:r w:rsidRPr="00E92F3F">
        <w:rPr>
          <w:noProof/>
          <w:color w:val="auto"/>
          <w:sz w:val="18"/>
          <w:szCs w:val="18"/>
        </w:rPr>
        <w:t xml:space="preserve"> 1997.</w:t>
      </w:r>
    </w:p>
    <w:p w14:paraId="28CC8D19"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rFonts w:cs="Helvetica"/>
          <w:color w:val="auto"/>
          <w:sz w:val="18"/>
          <w:szCs w:val="18"/>
          <w:shd w:val="clear" w:color="auto" w:fill="FFFFFF"/>
        </w:rPr>
        <w:t xml:space="preserve">Bizarre, L.; </w:t>
      </w:r>
      <w:proofErr w:type="spellStart"/>
      <w:r w:rsidRPr="00E92F3F">
        <w:rPr>
          <w:rFonts w:cs="Helvetica"/>
          <w:color w:val="auto"/>
          <w:sz w:val="18"/>
          <w:szCs w:val="18"/>
          <w:shd w:val="clear" w:color="auto" w:fill="FFFFFF"/>
        </w:rPr>
        <w:t>Nonato</w:t>
      </w:r>
      <w:proofErr w:type="spellEnd"/>
      <w:r w:rsidRPr="00E92F3F">
        <w:rPr>
          <w:rFonts w:cs="Helvetica"/>
          <w:color w:val="auto"/>
          <w:sz w:val="18"/>
          <w:szCs w:val="18"/>
          <w:shd w:val="clear" w:color="auto" w:fill="FFFFFF"/>
        </w:rPr>
        <w:t xml:space="preserve">, F.; </w:t>
      </w:r>
      <w:proofErr w:type="spellStart"/>
      <w:r w:rsidRPr="00E92F3F">
        <w:rPr>
          <w:rFonts w:cs="Helvetica"/>
          <w:color w:val="auto"/>
          <w:sz w:val="18"/>
          <w:szCs w:val="18"/>
          <w:shd w:val="clear" w:color="auto" w:fill="FFFFFF"/>
        </w:rPr>
        <w:t>Cavalca</w:t>
      </w:r>
      <w:proofErr w:type="spellEnd"/>
      <w:r w:rsidRPr="00E92F3F">
        <w:rPr>
          <w:rFonts w:cs="Helvetica"/>
          <w:color w:val="auto"/>
          <w:sz w:val="18"/>
          <w:szCs w:val="18"/>
          <w:shd w:val="clear" w:color="auto" w:fill="FFFFFF"/>
        </w:rPr>
        <w:t>, K. F</w:t>
      </w:r>
      <w:r w:rsidRPr="00E92F3F">
        <w:rPr>
          <w:noProof/>
          <w:color w:val="auto"/>
          <w:sz w:val="18"/>
          <w:szCs w:val="18"/>
        </w:rPr>
        <w:t>ormulation of five degrees of freedom ball bearing model accounting for the nonlinear stiffness and damping of elastohydrodynamic point contacts</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Mech. Mach. Theory</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2018</w:t>
      </w:r>
      <w:r>
        <w:rPr>
          <w:rFonts w:cs="Helvetica"/>
          <w:bCs/>
          <w:color w:val="auto"/>
          <w:sz w:val="18"/>
          <w:szCs w:val="18"/>
          <w:shd w:val="clear" w:color="auto" w:fill="FFFFFF"/>
        </w:rPr>
        <w:t xml:space="preserve">, </w:t>
      </w:r>
      <w:r>
        <w:rPr>
          <w:rFonts w:cs="Helvetica"/>
          <w:bCs/>
          <w:i/>
          <w:color w:val="auto"/>
          <w:sz w:val="18"/>
          <w:szCs w:val="18"/>
          <w:shd w:val="clear" w:color="auto" w:fill="FFFFFF"/>
        </w:rPr>
        <w:t>124</w:t>
      </w:r>
      <w:r>
        <w:rPr>
          <w:rFonts w:cs="Helvetica"/>
          <w:bCs/>
          <w:color w:val="auto"/>
          <w:sz w:val="18"/>
          <w:szCs w:val="18"/>
          <w:shd w:val="clear" w:color="auto" w:fill="FFFFFF"/>
        </w:rPr>
        <w:t>, 179–196</w:t>
      </w:r>
      <w:r>
        <w:rPr>
          <w:noProof/>
          <w:color w:val="auto"/>
          <w:sz w:val="18"/>
          <w:szCs w:val="18"/>
        </w:rPr>
        <w:t xml:space="preserve">. </w:t>
      </w:r>
      <w:r>
        <w:rPr>
          <w:noProof/>
          <w:color w:val="auto"/>
          <w:sz w:val="18"/>
          <w:szCs w:val="18"/>
        </w:rPr>
        <w:lastRenderedPageBreak/>
        <w:t>https://doi.org/</w:t>
      </w:r>
      <w:r w:rsidRPr="00E92F3F">
        <w:rPr>
          <w:noProof/>
          <w:color w:val="auto"/>
          <w:sz w:val="18"/>
          <w:szCs w:val="18"/>
        </w:rPr>
        <w:t>10.1016/j.mechmachtheory.2018.03.001.</w:t>
      </w:r>
    </w:p>
    <w:p w14:paraId="4A4DB78C"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rFonts w:cs="Helvetica"/>
          <w:color w:val="auto"/>
          <w:sz w:val="18"/>
          <w:szCs w:val="18"/>
          <w:shd w:val="clear" w:color="auto" w:fill="FFFFFF"/>
        </w:rPr>
        <w:t>Rahnejat, H.; Gohar, R. T</w:t>
      </w:r>
      <w:r w:rsidRPr="00E92F3F">
        <w:rPr>
          <w:noProof/>
          <w:color w:val="auto"/>
          <w:sz w:val="18"/>
          <w:szCs w:val="18"/>
        </w:rPr>
        <w:t>he Vibrations of Radial ball bearings</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Proc. Inst. Mech. Eng. Part C J. Mech. Eng. Sci.</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1985</w:t>
      </w:r>
      <w:r>
        <w:rPr>
          <w:rFonts w:cs="Helvetica"/>
          <w:bCs/>
          <w:color w:val="auto"/>
          <w:sz w:val="18"/>
          <w:szCs w:val="18"/>
          <w:shd w:val="clear" w:color="auto" w:fill="FFFFFF"/>
        </w:rPr>
        <w:t xml:space="preserve">, </w:t>
      </w:r>
      <w:r>
        <w:rPr>
          <w:rFonts w:cs="Helvetica"/>
          <w:bCs/>
          <w:i/>
          <w:color w:val="auto"/>
          <w:sz w:val="18"/>
          <w:szCs w:val="18"/>
          <w:shd w:val="clear" w:color="auto" w:fill="FFFFFF"/>
        </w:rPr>
        <w:t>199</w:t>
      </w:r>
      <w:r>
        <w:rPr>
          <w:rFonts w:cs="Helvetica"/>
          <w:bCs/>
          <w:color w:val="auto"/>
          <w:sz w:val="18"/>
          <w:szCs w:val="18"/>
          <w:shd w:val="clear" w:color="auto" w:fill="FFFFFF"/>
        </w:rPr>
        <w:t>, 181–193</w:t>
      </w:r>
      <w:r>
        <w:rPr>
          <w:noProof/>
          <w:color w:val="auto"/>
          <w:sz w:val="18"/>
          <w:szCs w:val="18"/>
        </w:rPr>
        <w:t>. https://doi.org/</w:t>
      </w:r>
      <w:r w:rsidRPr="00E92F3F">
        <w:rPr>
          <w:noProof/>
          <w:color w:val="auto"/>
          <w:sz w:val="18"/>
          <w:szCs w:val="18"/>
        </w:rPr>
        <w:t>10.1243/PIME_PROC_1985_199_113_02.</w:t>
      </w:r>
    </w:p>
    <w:p w14:paraId="228749EE"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rFonts w:cs="Helvetica"/>
          <w:color w:val="auto"/>
          <w:sz w:val="18"/>
          <w:szCs w:val="18"/>
          <w:shd w:val="clear" w:color="auto" w:fill="FFFFFF"/>
        </w:rPr>
        <w:t>Aini, R.; Rahnejat, H.; Gohar, R. V</w:t>
      </w:r>
      <w:r w:rsidRPr="00E92F3F">
        <w:rPr>
          <w:noProof/>
          <w:color w:val="auto"/>
          <w:sz w:val="18"/>
          <w:szCs w:val="18"/>
        </w:rPr>
        <w:t>ibration modeling of rotating spindles supported by lubricated bearings</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 xml:space="preserve">J. </w:t>
      </w:r>
      <w:proofErr w:type="spellStart"/>
      <w:r w:rsidRPr="00E92F3F">
        <w:rPr>
          <w:rFonts w:cs="Helvetica"/>
          <w:i/>
          <w:iCs/>
          <w:color w:val="auto"/>
          <w:sz w:val="18"/>
          <w:szCs w:val="18"/>
          <w:shd w:val="clear" w:color="auto" w:fill="FFFFFF"/>
        </w:rPr>
        <w:t>Tribol</w:t>
      </w:r>
      <w:proofErr w:type="spellEnd"/>
      <w:r w:rsidRPr="00E92F3F">
        <w:rPr>
          <w:rFonts w:cs="Helvetica"/>
          <w:i/>
          <w:iCs/>
          <w:color w:val="auto"/>
          <w:sz w:val="18"/>
          <w:szCs w:val="18"/>
          <w:shd w:val="clear" w:color="auto" w:fill="FFFFFF"/>
        </w:rPr>
        <w:t>.</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2000</w:t>
      </w:r>
      <w:r>
        <w:rPr>
          <w:rFonts w:cs="Helvetica"/>
          <w:bCs/>
          <w:color w:val="auto"/>
          <w:sz w:val="18"/>
          <w:szCs w:val="18"/>
          <w:shd w:val="clear" w:color="auto" w:fill="FFFFFF"/>
        </w:rPr>
        <w:t xml:space="preserve">, </w:t>
      </w:r>
      <w:r>
        <w:rPr>
          <w:rFonts w:cs="Helvetica"/>
          <w:bCs/>
          <w:i/>
          <w:color w:val="auto"/>
          <w:sz w:val="18"/>
          <w:szCs w:val="18"/>
          <w:shd w:val="clear" w:color="auto" w:fill="FFFFFF"/>
        </w:rPr>
        <w:t>124</w:t>
      </w:r>
      <w:r>
        <w:rPr>
          <w:rFonts w:cs="Helvetica"/>
          <w:bCs/>
          <w:color w:val="auto"/>
          <w:sz w:val="18"/>
          <w:szCs w:val="18"/>
          <w:shd w:val="clear" w:color="auto" w:fill="FFFFFF"/>
        </w:rPr>
        <w:t>, 158–165</w:t>
      </w:r>
      <w:r>
        <w:rPr>
          <w:noProof/>
          <w:color w:val="auto"/>
          <w:sz w:val="18"/>
          <w:szCs w:val="18"/>
        </w:rPr>
        <w:t>. https://doi.org/</w:t>
      </w:r>
      <w:r w:rsidRPr="00E92F3F">
        <w:rPr>
          <w:noProof/>
          <w:color w:val="auto"/>
          <w:sz w:val="18"/>
          <w:szCs w:val="18"/>
        </w:rPr>
        <w:t>10.1115/1.1332398.</w:t>
      </w:r>
    </w:p>
    <w:p w14:paraId="3B2C01A8"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rFonts w:cs="Helvetica"/>
          <w:color w:val="auto"/>
          <w:sz w:val="18"/>
          <w:szCs w:val="18"/>
          <w:shd w:val="clear" w:color="auto" w:fill="FFFFFF"/>
        </w:rPr>
        <w:t>Mohammadpour, M.; Johns-Rahnejat, P.; Rahnejat, H. R</w:t>
      </w:r>
      <w:r w:rsidRPr="00E92F3F">
        <w:rPr>
          <w:noProof/>
          <w:color w:val="auto"/>
          <w:sz w:val="18"/>
          <w:szCs w:val="18"/>
        </w:rPr>
        <w:t>oller bearing dynamics under transient thermal-mixed non-Newtonian elastohydrodynamic regime of lubrication</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Proc. Inst. Mech. Eng. Part K J. Multi-body Dyn.</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2015</w:t>
      </w:r>
      <w:r>
        <w:rPr>
          <w:rFonts w:cs="Helvetica"/>
          <w:bCs/>
          <w:color w:val="auto"/>
          <w:sz w:val="18"/>
          <w:szCs w:val="18"/>
          <w:shd w:val="clear" w:color="auto" w:fill="FFFFFF"/>
        </w:rPr>
        <w:t xml:space="preserve">, </w:t>
      </w:r>
      <w:r>
        <w:rPr>
          <w:rFonts w:cs="Helvetica"/>
          <w:bCs/>
          <w:i/>
          <w:color w:val="auto"/>
          <w:sz w:val="18"/>
          <w:szCs w:val="18"/>
          <w:shd w:val="clear" w:color="auto" w:fill="FFFFFF"/>
        </w:rPr>
        <w:t>229</w:t>
      </w:r>
      <w:r>
        <w:rPr>
          <w:rFonts w:cs="Helvetica"/>
          <w:bCs/>
          <w:color w:val="auto"/>
          <w:sz w:val="18"/>
          <w:szCs w:val="18"/>
          <w:shd w:val="clear" w:color="auto" w:fill="FFFFFF"/>
        </w:rPr>
        <w:t>, 407–423</w:t>
      </w:r>
      <w:r>
        <w:rPr>
          <w:noProof/>
          <w:color w:val="auto"/>
          <w:sz w:val="18"/>
          <w:szCs w:val="18"/>
        </w:rPr>
        <w:t>. https://doi.org/</w:t>
      </w:r>
      <w:r w:rsidRPr="00E92F3F">
        <w:rPr>
          <w:noProof/>
          <w:color w:val="auto"/>
          <w:sz w:val="18"/>
          <w:szCs w:val="18"/>
        </w:rPr>
        <w:t>10.1177/1464419315569621.</w:t>
      </w:r>
    </w:p>
    <w:p w14:paraId="22486DD6"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proofErr w:type="spellStart"/>
      <w:r w:rsidRPr="00E92F3F">
        <w:rPr>
          <w:rFonts w:cs="Helvetica"/>
          <w:color w:val="auto"/>
          <w:sz w:val="18"/>
          <w:szCs w:val="18"/>
          <w:shd w:val="clear" w:color="auto" w:fill="FFFFFF"/>
        </w:rPr>
        <w:t>Sopanen</w:t>
      </w:r>
      <w:proofErr w:type="spellEnd"/>
      <w:r w:rsidRPr="00E92F3F">
        <w:rPr>
          <w:rFonts w:cs="Helvetica"/>
          <w:color w:val="auto"/>
          <w:sz w:val="18"/>
          <w:szCs w:val="18"/>
          <w:shd w:val="clear" w:color="auto" w:fill="FFFFFF"/>
        </w:rPr>
        <w:t xml:space="preserve">, J.; </w:t>
      </w:r>
      <w:proofErr w:type="spellStart"/>
      <w:r w:rsidRPr="00E92F3F">
        <w:rPr>
          <w:rFonts w:cs="Helvetica"/>
          <w:color w:val="auto"/>
          <w:sz w:val="18"/>
          <w:szCs w:val="18"/>
          <w:shd w:val="clear" w:color="auto" w:fill="FFFFFF"/>
        </w:rPr>
        <w:t>Mikkola</w:t>
      </w:r>
      <w:proofErr w:type="spellEnd"/>
      <w:r w:rsidRPr="00E92F3F">
        <w:rPr>
          <w:rFonts w:cs="Helvetica"/>
          <w:color w:val="auto"/>
          <w:sz w:val="18"/>
          <w:szCs w:val="18"/>
          <w:shd w:val="clear" w:color="auto" w:fill="FFFFFF"/>
        </w:rPr>
        <w:t>, A. D</w:t>
      </w:r>
      <w:r w:rsidRPr="00E92F3F">
        <w:rPr>
          <w:noProof/>
          <w:color w:val="auto"/>
          <w:sz w:val="18"/>
          <w:szCs w:val="18"/>
        </w:rPr>
        <w:t>ynamic model of a deep-groove ball bearing including localized and distributed defects. Part 1: Theory</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Proc. Inst. Mech. Eng. Part K J. Multi-Body Dyn.</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2003</w:t>
      </w:r>
      <w:r>
        <w:rPr>
          <w:rFonts w:cs="Helvetica"/>
          <w:bCs/>
          <w:color w:val="auto"/>
          <w:sz w:val="18"/>
          <w:szCs w:val="18"/>
          <w:shd w:val="clear" w:color="auto" w:fill="FFFFFF"/>
        </w:rPr>
        <w:t xml:space="preserve">, </w:t>
      </w:r>
      <w:r>
        <w:rPr>
          <w:rFonts w:cs="Helvetica"/>
          <w:bCs/>
          <w:i/>
          <w:color w:val="auto"/>
          <w:sz w:val="18"/>
          <w:szCs w:val="18"/>
          <w:shd w:val="clear" w:color="auto" w:fill="FFFFFF"/>
        </w:rPr>
        <w:t>217</w:t>
      </w:r>
      <w:r>
        <w:rPr>
          <w:rFonts w:cs="Helvetica"/>
          <w:bCs/>
          <w:color w:val="auto"/>
          <w:sz w:val="18"/>
          <w:szCs w:val="18"/>
          <w:shd w:val="clear" w:color="auto" w:fill="FFFFFF"/>
        </w:rPr>
        <w:t>, 201–211</w:t>
      </w:r>
      <w:r>
        <w:rPr>
          <w:noProof/>
          <w:color w:val="auto"/>
          <w:sz w:val="18"/>
          <w:szCs w:val="18"/>
        </w:rPr>
        <w:t>. https://doi.org/</w:t>
      </w:r>
      <w:r w:rsidRPr="00E92F3F">
        <w:rPr>
          <w:noProof/>
          <w:color w:val="auto"/>
          <w:sz w:val="18"/>
          <w:szCs w:val="18"/>
        </w:rPr>
        <w:t>10.1243/14644190360713551.</w:t>
      </w:r>
    </w:p>
    <w:p w14:paraId="4FAA827C"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proofErr w:type="spellStart"/>
      <w:r w:rsidRPr="00E92F3F">
        <w:rPr>
          <w:rFonts w:cs="Helvetica"/>
          <w:color w:val="auto"/>
          <w:sz w:val="18"/>
          <w:szCs w:val="18"/>
          <w:shd w:val="clear" w:color="auto" w:fill="FFFFFF"/>
        </w:rPr>
        <w:t>Sopanen</w:t>
      </w:r>
      <w:proofErr w:type="spellEnd"/>
      <w:r w:rsidRPr="00E92F3F">
        <w:rPr>
          <w:rFonts w:cs="Helvetica"/>
          <w:color w:val="auto"/>
          <w:sz w:val="18"/>
          <w:szCs w:val="18"/>
          <w:shd w:val="clear" w:color="auto" w:fill="FFFFFF"/>
        </w:rPr>
        <w:t xml:space="preserve">, J.; </w:t>
      </w:r>
      <w:proofErr w:type="spellStart"/>
      <w:r w:rsidRPr="00E92F3F">
        <w:rPr>
          <w:rFonts w:cs="Helvetica"/>
          <w:color w:val="auto"/>
          <w:sz w:val="18"/>
          <w:szCs w:val="18"/>
          <w:shd w:val="clear" w:color="auto" w:fill="FFFFFF"/>
        </w:rPr>
        <w:t>Mikkola</w:t>
      </w:r>
      <w:proofErr w:type="spellEnd"/>
      <w:r w:rsidRPr="00E92F3F">
        <w:rPr>
          <w:rFonts w:cs="Helvetica"/>
          <w:color w:val="auto"/>
          <w:sz w:val="18"/>
          <w:szCs w:val="18"/>
          <w:shd w:val="clear" w:color="auto" w:fill="FFFFFF"/>
        </w:rPr>
        <w:t>, A. D</w:t>
      </w:r>
      <w:r w:rsidRPr="00E92F3F">
        <w:rPr>
          <w:noProof/>
          <w:color w:val="auto"/>
          <w:sz w:val="18"/>
          <w:szCs w:val="18"/>
        </w:rPr>
        <w:t>ynamic model of a deep-groove ball bearing including localized and distributed defects. Part 2: Implementation and results</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Proc. Inst. Mech. Eng. Part K J. Multi-Body Dyn.</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2003</w:t>
      </w:r>
      <w:r>
        <w:rPr>
          <w:rFonts w:cs="Helvetica"/>
          <w:bCs/>
          <w:color w:val="auto"/>
          <w:sz w:val="18"/>
          <w:szCs w:val="18"/>
          <w:shd w:val="clear" w:color="auto" w:fill="FFFFFF"/>
        </w:rPr>
        <w:t xml:space="preserve">, </w:t>
      </w:r>
      <w:r>
        <w:rPr>
          <w:rFonts w:cs="Helvetica"/>
          <w:bCs/>
          <w:i/>
          <w:color w:val="auto"/>
          <w:sz w:val="18"/>
          <w:szCs w:val="18"/>
          <w:shd w:val="clear" w:color="auto" w:fill="FFFFFF"/>
        </w:rPr>
        <w:t>217</w:t>
      </w:r>
      <w:r>
        <w:rPr>
          <w:rFonts w:cs="Helvetica"/>
          <w:bCs/>
          <w:color w:val="auto"/>
          <w:sz w:val="18"/>
          <w:szCs w:val="18"/>
          <w:shd w:val="clear" w:color="auto" w:fill="FFFFFF"/>
        </w:rPr>
        <w:t>, 213–223</w:t>
      </w:r>
      <w:r>
        <w:rPr>
          <w:noProof/>
          <w:color w:val="auto"/>
          <w:sz w:val="18"/>
          <w:szCs w:val="18"/>
        </w:rPr>
        <w:t>. https://doi.org/</w:t>
      </w:r>
      <w:r w:rsidRPr="00E92F3F">
        <w:rPr>
          <w:noProof/>
          <w:color w:val="auto"/>
          <w:sz w:val="18"/>
          <w:szCs w:val="18"/>
        </w:rPr>
        <w:t>10.1243/14644190360713560.</w:t>
      </w:r>
    </w:p>
    <w:p w14:paraId="5B5C9D6C" w14:textId="77777777" w:rsidR="00F334B7" w:rsidRPr="005D650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proofErr w:type="spellStart"/>
      <w:r w:rsidRPr="00E92F3F">
        <w:rPr>
          <w:rFonts w:cs="Helvetica"/>
          <w:color w:val="auto"/>
          <w:sz w:val="18"/>
          <w:szCs w:val="18"/>
          <w:shd w:val="clear" w:color="auto" w:fill="FFFFFF"/>
        </w:rPr>
        <w:t>Sawalhi</w:t>
      </w:r>
      <w:proofErr w:type="spellEnd"/>
      <w:r w:rsidRPr="00E92F3F">
        <w:rPr>
          <w:rFonts w:cs="Helvetica"/>
          <w:color w:val="auto"/>
          <w:sz w:val="18"/>
          <w:szCs w:val="18"/>
          <w:shd w:val="clear" w:color="auto" w:fill="FFFFFF"/>
        </w:rPr>
        <w:t>, N.; Randall, R. S</w:t>
      </w:r>
      <w:r w:rsidRPr="00E92F3F">
        <w:rPr>
          <w:noProof/>
          <w:color w:val="auto"/>
          <w:sz w:val="18"/>
          <w:szCs w:val="18"/>
        </w:rPr>
        <w:t xml:space="preserve">imulating gear and bearing interactions in the presence of faults. Part I. The </w:t>
      </w:r>
      <w:r w:rsidRPr="005D650F">
        <w:rPr>
          <w:noProof/>
          <w:color w:val="auto"/>
          <w:sz w:val="18"/>
          <w:szCs w:val="18"/>
        </w:rPr>
        <w:t>combined gear bearing dynamic model and the simulation of localised bearing faults</w:t>
      </w:r>
      <w:r w:rsidRPr="005D650F">
        <w:rPr>
          <w:rFonts w:cs="Helvetica"/>
          <w:color w:val="auto"/>
          <w:sz w:val="18"/>
          <w:szCs w:val="18"/>
          <w:shd w:val="clear" w:color="auto" w:fill="FFFFFF"/>
        </w:rPr>
        <w:t xml:space="preserve">. </w:t>
      </w:r>
      <w:r w:rsidRPr="005D650F">
        <w:rPr>
          <w:rFonts w:cs="Helvetica"/>
          <w:i/>
          <w:iCs/>
          <w:color w:val="auto"/>
          <w:sz w:val="18"/>
          <w:szCs w:val="18"/>
          <w:shd w:val="clear" w:color="auto" w:fill="FFFFFF"/>
        </w:rPr>
        <w:t>Mech. Syst. Signal Process.</w:t>
      </w:r>
      <w:r w:rsidRPr="005D650F">
        <w:rPr>
          <w:rFonts w:cs="Helvetica"/>
          <w:color w:val="auto"/>
          <w:sz w:val="18"/>
          <w:szCs w:val="18"/>
          <w:shd w:val="clear" w:color="auto" w:fill="FFFFFF"/>
        </w:rPr>
        <w:t xml:space="preserve"> </w:t>
      </w:r>
      <w:r w:rsidRPr="005D650F">
        <w:rPr>
          <w:rFonts w:cs="Helvetica"/>
          <w:b/>
          <w:bCs/>
          <w:color w:val="auto"/>
          <w:sz w:val="18"/>
          <w:szCs w:val="18"/>
          <w:shd w:val="clear" w:color="auto" w:fill="FFFFFF"/>
        </w:rPr>
        <w:t>2008</w:t>
      </w:r>
      <w:r w:rsidRPr="005D650F">
        <w:rPr>
          <w:rFonts w:cs="Helvetica"/>
          <w:bCs/>
          <w:color w:val="auto"/>
          <w:sz w:val="18"/>
          <w:szCs w:val="18"/>
          <w:shd w:val="clear" w:color="auto" w:fill="FFFFFF"/>
        </w:rPr>
        <w:t xml:space="preserve">, </w:t>
      </w:r>
      <w:r w:rsidRPr="005D650F">
        <w:rPr>
          <w:rFonts w:cs="Helvetica"/>
          <w:bCs/>
          <w:i/>
          <w:color w:val="auto"/>
          <w:sz w:val="18"/>
          <w:szCs w:val="18"/>
          <w:shd w:val="clear" w:color="auto" w:fill="FFFFFF"/>
        </w:rPr>
        <w:t>22</w:t>
      </w:r>
      <w:r w:rsidRPr="005D650F">
        <w:rPr>
          <w:rFonts w:cs="Helvetica"/>
          <w:bCs/>
          <w:color w:val="auto"/>
          <w:sz w:val="18"/>
          <w:szCs w:val="18"/>
          <w:shd w:val="clear" w:color="auto" w:fill="FFFFFF"/>
        </w:rPr>
        <w:t>, 1924–1951</w:t>
      </w:r>
      <w:r w:rsidRPr="005D650F">
        <w:rPr>
          <w:noProof/>
          <w:color w:val="auto"/>
          <w:sz w:val="18"/>
          <w:szCs w:val="18"/>
        </w:rPr>
        <w:t>. https://doi.org/10.1016/j.ymssp.2007.12.001.</w:t>
      </w:r>
    </w:p>
    <w:p w14:paraId="0B1011ED"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5D650F">
        <w:rPr>
          <w:rFonts w:cs="Helvetica"/>
          <w:color w:val="auto"/>
          <w:sz w:val="18"/>
          <w:szCs w:val="18"/>
          <w:shd w:val="clear" w:color="auto" w:fill="FFFFFF"/>
        </w:rPr>
        <w:t>Liu, J.; Shao, Y. V</w:t>
      </w:r>
      <w:r w:rsidRPr="005D650F">
        <w:rPr>
          <w:noProof/>
          <w:color w:val="auto"/>
          <w:sz w:val="18"/>
          <w:szCs w:val="18"/>
        </w:rPr>
        <w:t>ibration modelling of nonuniform surface waviness in a lubricated roller bearing</w:t>
      </w:r>
      <w:r w:rsidRPr="005D650F">
        <w:rPr>
          <w:rFonts w:cs="Helvetica"/>
          <w:color w:val="auto"/>
          <w:sz w:val="18"/>
          <w:szCs w:val="18"/>
          <w:shd w:val="clear" w:color="auto" w:fill="FFFFFF"/>
        </w:rPr>
        <w:t xml:space="preserve">. </w:t>
      </w:r>
      <w:r w:rsidRPr="005D650F">
        <w:rPr>
          <w:rFonts w:cs="Helvetica"/>
          <w:i/>
          <w:iCs/>
          <w:color w:val="auto"/>
          <w:sz w:val="18"/>
          <w:szCs w:val="18"/>
          <w:shd w:val="clear" w:color="auto" w:fill="FFFFFF"/>
        </w:rPr>
        <w:t xml:space="preserve">J. </w:t>
      </w:r>
      <w:proofErr w:type="spellStart"/>
      <w:r w:rsidRPr="005D650F">
        <w:rPr>
          <w:rFonts w:cs="Helvetica"/>
          <w:i/>
          <w:iCs/>
          <w:color w:val="auto"/>
          <w:sz w:val="18"/>
          <w:szCs w:val="18"/>
          <w:shd w:val="clear" w:color="auto" w:fill="FFFFFF"/>
        </w:rPr>
        <w:t>Vib</w:t>
      </w:r>
      <w:proofErr w:type="spellEnd"/>
      <w:r w:rsidRPr="005D650F">
        <w:rPr>
          <w:rFonts w:cs="Helvetica"/>
          <w:i/>
          <w:iCs/>
          <w:color w:val="auto"/>
          <w:sz w:val="18"/>
          <w:szCs w:val="18"/>
          <w:shd w:val="clear" w:color="auto" w:fill="FFFFFF"/>
        </w:rPr>
        <w:t>. Control</w:t>
      </w:r>
      <w:r w:rsidRPr="005D650F">
        <w:rPr>
          <w:rFonts w:cs="Helvetica"/>
          <w:color w:val="auto"/>
          <w:sz w:val="18"/>
          <w:szCs w:val="18"/>
          <w:shd w:val="clear" w:color="auto" w:fill="FFFFFF"/>
        </w:rPr>
        <w:t xml:space="preserve"> </w:t>
      </w:r>
      <w:r w:rsidRPr="005D650F">
        <w:rPr>
          <w:rFonts w:cs="Helvetica"/>
          <w:b/>
          <w:bCs/>
          <w:color w:val="auto"/>
          <w:sz w:val="18"/>
          <w:szCs w:val="18"/>
          <w:shd w:val="clear" w:color="auto" w:fill="FFFFFF"/>
        </w:rPr>
        <w:t>2016</w:t>
      </w:r>
      <w:r>
        <w:rPr>
          <w:rFonts w:cs="Helvetica"/>
          <w:bCs/>
          <w:color w:val="auto"/>
          <w:sz w:val="18"/>
          <w:szCs w:val="18"/>
          <w:shd w:val="clear" w:color="auto" w:fill="FFFFFF"/>
        </w:rPr>
        <w:t xml:space="preserve">, </w:t>
      </w:r>
      <w:r>
        <w:rPr>
          <w:rFonts w:cs="Helvetica"/>
          <w:bCs/>
          <w:i/>
          <w:color w:val="auto"/>
          <w:sz w:val="18"/>
          <w:szCs w:val="18"/>
          <w:shd w:val="clear" w:color="auto" w:fill="FFFFFF"/>
        </w:rPr>
        <w:t>23</w:t>
      </w:r>
      <w:r>
        <w:rPr>
          <w:rFonts w:cs="Helvetica"/>
          <w:bCs/>
          <w:color w:val="auto"/>
          <w:sz w:val="18"/>
          <w:szCs w:val="18"/>
          <w:shd w:val="clear" w:color="auto" w:fill="FFFFFF"/>
        </w:rPr>
        <w:t>, 1115–1132</w:t>
      </w:r>
      <w:r>
        <w:rPr>
          <w:noProof/>
          <w:color w:val="auto"/>
          <w:sz w:val="18"/>
          <w:szCs w:val="18"/>
        </w:rPr>
        <w:t>. https://doi.org/</w:t>
      </w:r>
      <w:r w:rsidRPr="00E92F3F">
        <w:rPr>
          <w:noProof/>
          <w:color w:val="auto"/>
          <w:sz w:val="18"/>
          <w:szCs w:val="18"/>
        </w:rPr>
        <w:t>10.1177/1077546315589675.</w:t>
      </w:r>
    </w:p>
    <w:p w14:paraId="028C74D6"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proofErr w:type="spellStart"/>
      <w:r w:rsidRPr="00E92F3F">
        <w:rPr>
          <w:rFonts w:cs="Helvetica"/>
          <w:color w:val="auto"/>
          <w:sz w:val="18"/>
          <w:szCs w:val="18"/>
          <w:shd w:val="clear" w:color="auto" w:fill="FFFFFF"/>
        </w:rPr>
        <w:t>Nonato</w:t>
      </w:r>
      <w:proofErr w:type="spellEnd"/>
      <w:r w:rsidRPr="00E92F3F">
        <w:rPr>
          <w:rFonts w:cs="Helvetica"/>
          <w:color w:val="auto"/>
          <w:sz w:val="18"/>
          <w:szCs w:val="18"/>
          <w:shd w:val="clear" w:color="auto" w:fill="FFFFFF"/>
        </w:rPr>
        <w:t xml:space="preserve">, F.; </w:t>
      </w:r>
      <w:proofErr w:type="spellStart"/>
      <w:r w:rsidRPr="00E92F3F">
        <w:rPr>
          <w:rFonts w:cs="Helvetica"/>
          <w:color w:val="auto"/>
          <w:sz w:val="18"/>
          <w:szCs w:val="18"/>
          <w:shd w:val="clear" w:color="auto" w:fill="FFFFFF"/>
        </w:rPr>
        <w:t>Cavalca</w:t>
      </w:r>
      <w:proofErr w:type="spellEnd"/>
      <w:r w:rsidRPr="00E92F3F">
        <w:rPr>
          <w:rFonts w:cs="Helvetica"/>
          <w:color w:val="auto"/>
          <w:sz w:val="18"/>
          <w:szCs w:val="18"/>
          <w:shd w:val="clear" w:color="auto" w:fill="FFFFFF"/>
        </w:rPr>
        <w:t>, K.L. A</w:t>
      </w:r>
      <w:r w:rsidRPr="00E92F3F">
        <w:rPr>
          <w:noProof/>
          <w:color w:val="auto"/>
          <w:sz w:val="18"/>
          <w:szCs w:val="18"/>
        </w:rPr>
        <w:t>n approach for including the stiffness and damping of elastohydrodynamic point contacts in deep groove ball bearing equilibrium models</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 xml:space="preserve">J. Sound </w:t>
      </w:r>
      <w:proofErr w:type="spellStart"/>
      <w:r w:rsidRPr="00E92F3F">
        <w:rPr>
          <w:rFonts w:cs="Helvetica"/>
          <w:i/>
          <w:iCs/>
          <w:color w:val="auto"/>
          <w:sz w:val="18"/>
          <w:szCs w:val="18"/>
          <w:shd w:val="clear" w:color="auto" w:fill="FFFFFF"/>
        </w:rPr>
        <w:t>Vib</w:t>
      </w:r>
      <w:proofErr w:type="spellEnd"/>
      <w:r w:rsidRPr="00E92F3F">
        <w:rPr>
          <w:rFonts w:cs="Helvetica"/>
          <w:i/>
          <w:iCs/>
          <w:color w:val="auto"/>
          <w:sz w:val="18"/>
          <w:szCs w:val="18"/>
          <w:shd w:val="clear" w:color="auto" w:fill="FFFFFF"/>
        </w:rPr>
        <w:t>.</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2014</w:t>
      </w:r>
      <w:r>
        <w:rPr>
          <w:rFonts w:cs="Helvetica"/>
          <w:bCs/>
          <w:color w:val="auto"/>
          <w:sz w:val="18"/>
          <w:szCs w:val="18"/>
          <w:shd w:val="clear" w:color="auto" w:fill="FFFFFF"/>
        </w:rPr>
        <w:t xml:space="preserve">, </w:t>
      </w:r>
      <w:r>
        <w:rPr>
          <w:rFonts w:cs="Helvetica"/>
          <w:bCs/>
          <w:i/>
          <w:color w:val="auto"/>
          <w:sz w:val="18"/>
          <w:szCs w:val="18"/>
          <w:shd w:val="clear" w:color="auto" w:fill="FFFFFF"/>
        </w:rPr>
        <w:t>333</w:t>
      </w:r>
      <w:r>
        <w:rPr>
          <w:rFonts w:cs="Helvetica"/>
          <w:bCs/>
          <w:color w:val="auto"/>
          <w:sz w:val="18"/>
          <w:szCs w:val="18"/>
          <w:shd w:val="clear" w:color="auto" w:fill="FFFFFF"/>
        </w:rPr>
        <w:t>, 6960–6978</w:t>
      </w:r>
      <w:r>
        <w:rPr>
          <w:noProof/>
          <w:color w:val="auto"/>
          <w:sz w:val="18"/>
          <w:szCs w:val="18"/>
        </w:rPr>
        <w:t>. https://doi.org/</w:t>
      </w:r>
      <w:r w:rsidRPr="00E92F3F">
        <w:rPr>
          <w:noProof/>
          <w:color w:val="auto"/>
          <w:sz w:val="18"/>
          <w:szCs w:val="18"/>
        </w:rPr>
        <w:t>10.1016/j.jsv.2014.08.011.</w:t>
      </w:r>
    </w:p>
    <w:p w14:paraId="616AF102" w14:textId="11F5391D"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noProof/>
          <w:color w:val="auto"/>
          <w:sz w:val="18"/>
          <w:szCs w:val="18"/>
        </w:rPr>
        <w:t xml:space="preserve">Lundberg, G.; Yhland, E. </w:t>
      </w:r>
      <w:r w:rsidRPr="00E92F3F">
        <w:rPr>
          <w:i/>
          <w:iCs/>
          <w:noProof/>
          <w:color w:val="auto"/>
          <w:sz w:val="18"/>
          <w:szCs w:val="18"/>
        </w:rPr>
        <w:t>Cylinder Compressed between Two Plane Bodies</w:t>
      </w:r>
      <w:r w:rsidRPr="00E92F3F">
        <w:rPr>
          <w:noProof/>
          <w:color w:val="auto"/>
          <w:sz w:val="18"/>
          <w:szCs w:val="18"/>
        </w:rPr>
        <w:t xml:space="preserve">; SKF: </w:t>
      </w:r>
      <w:r w:rsidRPr="00FC4DB9">
        <w:rPr>
          <w:rStyle w:val="Emphasis"/>
          <w:rFonts w:cs="Arial"/>
          <w:i w:val="0"/>
          <w:iCs w:val="0"/>
          <w:color w:val="auto"/>
          <w:sz w:val="18"/>
          <w:szCs w:val="18"/>
          <w:highlight w:val="yellow"/>
          <w:shd w:val="clear" w:color="auto" w:fill="FFFFFF"/>
          <w:rPrChange w:id="180" w:author="Harry Questa" w:date="2023-01-10T17:41:00Z">
            <w:rPr>
              <w:rStyle w:val="Emphasis"/>
              <w:rFonts w:cs="Arial"/>
              <w:color w:val="auto"/>
              <w:sz w:val="18"/>
              <w:szCs w:val="18"/>
              <w:highlight w:val="yellow"/>
              <w:shd w:val="clear" w:color="auto" w:fill="FFFFFF"/>
            </w:rPr>
          </w:rPrChange>
        </w:rPr>
        <w:t xml:space="preserve">Gothenburg, </w:t>
      </w:r>
      <w:del w:id="181" w:author="Harry Questa" w:date="2023-01-10T17:40:00Z">
        <w:r w:rsidRPr="00FC4DB9" w:rsidDel="00FC4DB9">
          <w:rPr>
            <w:rStyle w:val="Emphasis"/>
            <w:rFonts w:cs="Arial"/>
            <w:i w:val="0"/>
            <w:iCs w:val="0"/>
            <w:color w:val="auto"/>
            <w:sz w:val="18"/>
            <w:szCs w:val="18"/>
            <w:highlight w:val="yellow"/>
            <w:shd w:val="clear" w:color="auto" w:fill="FFFFFF"/>
            <w:rPrChange w:id="182" w:author="Harry Questa" w:date="2023-01-10T17:41:00Z">
              <w:rPr>
                <w:rStyle w:val="Emphasis"/>
                <w:rFonts w:cs="Arial"/>
                <w:color w:val="auto"/>
                <w:sz w:val="18"/>
                <w:szCs w:val="18"/>
                <w:highlight w:val="yellow"/>
                <w:shd w:val="clear" w:color="auto" w:fill="FFFFFF"/>
              </w:rPr>
            </w:rPrChange>
          </w:rPr>
          <w:delText>Germany</w:delText>
        </w:r>
      </w:del>
      <w:ins w:id="183" w:author="Harry Questa" w:date="2023-01-10T17:40:00Z">
        <w:r w:rsidR="00FC4DB9" w:rsidRPr="00FC4DB9">
          <w:rPr>
            <w:rStyle w:val="Emphasis"/>
            <w:rFonts w:cs="Arial"/>
            <w:i w:val="0"/>
            <w:iCs w:val="0"/>
            <w:color w:val="auto"/>
            <w:sz w:val="18"/>
            <w:szCs w:val="18"/>
            <w:highlight w:val="yellow"/>
            <w:shd w:val="clear" w:color="auto" w:fill="FFFFFF"/>
            <w:rPrChange w:id="184" w:author="Harry Questa" w:date="2023-01-10T17:41:00Z">
              <w:rPr>
                <w:rStyle w:val="Emphasis"/>
                <w:rFonts w:cs="Arial"/>
                <w:color w:val="auto"/>
                <w:sz w:val="18"/>
                <w:szCs w:val="18"/>
                <w:highlight w:val="yellow"/>
                <w:shd w:val="clear" w:color="auto" w:fill="FFFFFF"/>
              </w:rPr>
            </w:rPrChange>
          </w:rPr>
          <w:t>Sweden</w:t>
        </w:r>
      </w:ins>
      <w:r w:rsidRPr="00FC4DB9">
        <w:rPr>
          <w:rStyle w:val="Emphasis"/>
          <w:rFonts w:cs="Arial"/>
          <w:i w:val="0"/>
          <w:iCs w:val="0"/>
          <w:color w:val="auto"/>
          <w:sz w:val="18"/>
          <w:szCs w:val="18"/>
          <w:highlight w:val="yellow"/>
          <w:shd w:val="clear" w:color="auto" w:fill="FFFFFF"/>
          <w:rPrChange w:id="185" w:author="Harry Questa" w:date="2023-01-10T17:41:00Z">
            <w:rPr>
              <w:rStyle w:val="Emphasis"/>
              <w:rFonts w:cs="Arial"/>
              <w:color w:val="auto"/>
              <w:sz w:val="18"/>
              <w:szCs w:val="18"/>
              <w:highlight w:val="yellow"/>
              <w:shd w:val="clear" w:color="auto" w:fill="FFFFFF"/>
            </w:rPr>
          </w:rPrChange>
        </w:rPr>
        <w:t>,</w:t>
      </w:r>
      <w:r w:rsidRPr="00E92F3F">
        <w:rPr>
          <w:rStyle w:val="Emphasis"/>
          <w:rFonts w:cs="Arial"/>
          <w:color w:val="auto"/>
          <w:sz w:val="18"/>
          <w:szCs w:val="18"/>
          <w:shd w:val="clear" w:color="auto" w:fill="FFFFFF"/>
        </w:rPr>
        <w:t xml:space="preserve"> </w:t>
      </w:r>
      <w:r w:rsidRPr="00E92F3F">
        <w:rPr>
          <w:noProof/>
          <w:color w:val="auto"/>
          <w:sz w:val="18"/>
          <w:szCs w:val="18"/>
        </w:rPr>
        <w:t>1949.</w:t>
      </w:r>
    </w:p>
    <w:p w14:paraId="5EACCD91"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rFonts w:cs="Helvetica"/>
          <w:color w:val="auto"/>
          <w:sz w:val="18"/>
          <w:szCs w:val="18"/>
          <w:shd w:val="clear" w:color="auto" w:fill="FFFFFF"/>
        </w:rPr>
        <w:t xml:space="preserve">De Mul, J.M.; </w:t>
      </w:r>
      <w:proofErr w:type="spellStart"/>
      <w:r w:rsidRPr="00E92F3F">
        <w:rPr>
          <w:rFonts w:cs="Helvetica"/>
          <w:color w:val="auto"/>
          <w:sz w:val="18"/>
          <w:szCs w:val="18"/>
          <w:shd w:val="clear" w:color="auto" w:fill="FFFFFF"/>
        </w:rPr>
        <w:t>Vree</w:t>
      </w:r>
      <w:proofErr w:type="spellEnd"/>
      <w:r w:rsidRPr="00E92F3F">
        <w:rPr>
          <w:rFonts w:cs="Helvetica"/>
          <w:color w:val="auto"/>
          <w:sz w:val="18"/>
          <w:szCs w:val="18"/>
          <w:shd w:val="clear" w:color="auto" w:fill="FFFFFF"/>
        </w:rPr>
        <w:t>, J.M.; Maas, D.A. E</w:t>
      </w:r>
      <w:r w:rsidRPr="00E92F3F">
        <w:rPr>
          <w:noProof/>
          <w:color w:val="auto"/>
          <w:sz w:val="18"/>
          <w:szCs w:val="18"/>
        </w:rPr>
        <w:t>quilibrium and Associated Load Distribution in Ball and Roller Bearings Loaded in Five Degrees of Freedom While Neglecting Friction—Part II: Application to Roller Bearings and Experimental Verification</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 xml:space="preserve">J. </w:t>
      </w:r>
      <w:proofErr w:type="spellStart"/>
      <w:r w:rsidRPr="00E92F3F">
        <w:rPr>
          <w:rFonts w:cs="Helvetica"/>
          <w:i/>
          <w:iCs/>
          <w:color w:val="auto"/>
          <w:sz w:val="18"/>
          <w:szCs w:val="18"/>
          <w:shd w:val="clear" w:color="auto" w:fill="FFFFFF"/>
        </w:rPr>
        <w:t>Tribol</w:t>
      </w:r>
      <w:proofErr w:type="spellEnd"/>
      <w:r w:rsidRPr="00E92F3F">
        <w:rPr>
          <w:rFonts w:cs="Helvetica"/>
          <w:i/>
          <w:iCs/>
          <w:color w:val="auto"/>
          <w:sz w:val="18"/>
          <w:szCs w:val="18"/>
          <w:shd w:val="clear" w:color="auto" w:fill="FFFFFF"/>
        </w:rPr>
        <w:t>.</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1989</w:t>
      </w:r>
      <w:r>
        <w:rPr>
          <w:rFonts w:cs="Helvetica"/>
          <w:bCs/>
          <w:color w:val="auto"/>
          <w:sz w:val="18"/>
          <w:szCs w:val="18"/>
          <w:shd w:val="clear" w:color="auto" w:fill="FFFFFF"/>
        </w:rPr>
        <w:t xml:space="preserve">, </w:t>
      </w:r>
      <w:r>
        <w:rPr>
          <w:rFonts w:cs="Helvetica"/>
          <w:bCs/>
          <w:i/>
          <w:color w:val="auto"/>
          <w:sz w:val="18"/>
          <w:szCs w:val="18"/>
          <w:shd w:val="clear" w:color="auto" w:fill="FFFFFF"/>
        </w:rPr>
        <w:t>111</w:t>
      </w:r>
      <w:r>
        <w:rPr>
          <w:rFonts w:cs="Helvetica"/>
          <w:bCs/>
          <w:color w:val="auto"/>
          <w:sz w:val="18"/>
          <w:szCs w:val="18"/>
          <w:shd w:val="clear" w:color="auto" w:fill="FFFFFF"/>
        </w:rPr>
        <w:t>, 149–155</w:t>
      </w:r>
      <w:r>
        <w:rPr>
          <w:noProof/>
          <w:color w:val="auto"/>
          <w:sz w:val="18"/>
          <w:szCs w:val="18"/>
        </w:rPr>
        <w:t>. https://doi.org/</w:t>
      </w:r>
      <w:r w:rsidRPr="00E92F3F">
        <w:rPr>
          <w:noProof/>
          <w:color w:val="auto"/>
          <w:sz w:val="18"/>
          <w:szCs w:val="18"/>
        </w:rPr>
        <w:t>10.1115/1.3261865.</w:t>
      </w:r>
    </w:p>
    <w:p w14:paraId="26571D7A"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proofErr w:type="spellStart"/>
      <w:r w:rsidRPr="00E92F3F">
        <w:rPr>
          <w:rFonts w:cs="Helvetica"/>
          <w:color w:val="auto"/>
          <w:sz w:val="18"/>
          <w:szCs w:val="18"/>
          <w:shd w:val="clear" w:color="auto" w:fill="FFFFFF"/>
        </w:rPr>
        <w:t>Parikyan</w:t>
      </w:r>
      <w:proofErr w:type="spellEnd"/>
      <w:r w:rsidRPr="00E92F3F">
        <w:rPr>
          <w:rFonts w:cs="Helvetica"/>
          <w:color w:val="auto"/>
          <w:sz w:val="18"/>
          <w:szCs w:val="18"/>
          <w:shd w:val="clear" w:color="auto" w:fill="FFFFFF"/>
        </w:rPr>
        <w:t xml:space="preserve">, T.; Resch, T.; </w:t>
      </w:r>
      <w:proofErr w:type="spellStart"/>
      <w:r w:rsidRPr="00E92F3F">
        <w:rPr>
          <w:rFonts w:cs="Helvetica"/>
          <w:color w:val="auto"/>
          <w:sz w:val="18"/>
          <w:szCs w:val="18"/>
          <w:shd w:val="clear" w:color="auto" w:fill="FFFFFF"/>
        </w:rPr>
        <w:t>Priebsch</w:t>
      </w:r>
      <w:proofErr w:type="spellEnd"/>
      <w:r w:rsidRPr="00E92F3F">
        <w:rPr>
          <w:rFonts w:cs="Helvetica"/>
          <w:color w:val="auto"/>
          <w:sz w:val="18"/>
          <w:szCs w:val="18"/>
          <w:shd w:val="clear" w:color="auto" w:fill="FFFFFF"/>
        </w:rPr>
        <w:t>, H.H. S</w:t>
      </w:r>
      <w:r w:rsidRPr="00E92F3F">
        <w:rPr>
          <w:noProof/>
          <w:color w:val="auto"/>
          <w:sz w:val="18"/>
          <w:szCs w:val="18"/>
        </w:rPr>
        <w:t xml:space="preserve">tructured Model of Crankshaft in the Simulation of Engine Dynamics with AVL/EXCITE. In </w:t>
      </w:r>
      <w:r w:rsidRPr="00E92F3F">
        <w:rPr>
          <w:i/>
          <w:iCs/>
          <w:noProof/>
          <w:color w:val="auto"/>
          <w:sz w:val="18"/>
          <w:szCs w:val="18"/>
        </w:rPr>
        <w:t>Volume 3: Engine Systems: Lubrication, Components, Exhaust and Boosting, System Design and Simulation</w:t>
      </w:r>
      <w:r w:rsidRPr="00E92F3F">
        <w:rPr>
          <w:noProof/>
          <w:color w:val="auto"/>
          <w:sz w:val="18"/>
          <w:szCs w:val="18"/>
        </w:rPr>
        <w:t xml:space="preserve">; </w:t>
      </w:r>
      <w:r w:rsidRPr="00E92F3F">
        <w:rPr>
          <w:rFonts w:cs="Arial"/>
          <w:color w:val="auto"/>
          <w:sz w:val="18"/>
          <w:szCs w:val="18"/>
          <w:highlight w:val="yellow"/>
          <w:shd w:val="clear" w:color="auto" w:fill="FFFFFF"/>
        </w:rPr>
        <w:t>American Society of Mechanical Engineers: New York, NY, USA</w:t>
      </w:r>
      <w:r w:rsidRPr="00E92F3F">
        <w:rPr>
          <w:rFonts w:cs="Arial"/>
          <w:color w:val="auto"/>
          <w:sz w:val="18"/>
          <w:szCs w:val="18"/>
          <w:shd w:val="clear" w:color="auto" w:fill="FFFFFF"/>
        </w:rPr>
        <w:t>,</w:t>
      </w:r>
      <w:r w:rsidRPr="00E92F3F">
        <w:rPr>
          <w:noProof/>
          <w:color w:val="auto"/>
          <w:sz w:val="18"/>
          <w:szCs w:val="18"/>
        </w:rPr>
        <w:t xml:space="preserve"> 2001; Volume 67, pp. 105–114</w:t>
      </w:r>
      <w:r>
        <w:rPr>
          <w:noProof/>
          <w:color w:val="auto"/>
          <w:sz w:val="18"/>
          <w:szCs w:val="18"/>
        </w:rPr>
        <w:t>. https://doi.org/</w:t>
      </w:r>
      <w:r w:rsidRPr="00E92F3F">
        <w:rPr>
          <w:noProof/>
          <w:color w:val="auto"/>
          <w:sz w:val="18"/>
          <w:szCs w:val="18"/>
        </w:rPr>
        <w:t>10.1115/2001-ICE-435.</w:t>
      </w:r>
    </w:p>
    <w:p w14:paraId="77129713"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rFonts w:cs="Helvetica"/>
          <w:color w:val="auto"/>
          <w:sz w:val="18"/>
          <w:szCs w:val="18"/>
          <w:shd w:val="clear" w:color="auto" w:fill="FFFFFF"/>
        </w:rPr>
        <w:t>Offner, G. M</w:t>
      </w:r>
      <w:r w:rsidRPr="00E92F3F">
        <w:rPr>
          <w:noProof/>
          <w:color w:val="auto"/>
          <w:sz w:val="18"/>
          <w:szCs w:val="18"/>
        </w:rPr>
        <w:t>odelling of condensed flexible bodies considering non-linear inertia effects resulting from gross motions</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Proc. Inst. Mech. Eng. Part K J. Multi-body Dyn.</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2011</w:t>
      </w:r>
      <w:r>
        <w:rPr>
          <w:rFonts w:cs="Helvetica"/>
          <w:bCs/>
          <w:color w:val="auto"/>
          <w:sz w:val="18"/>
          <w:szCs w:val="18"/>
          <w:shd w:val="clear" w:color="auto" w:fill="FFFFFF"/>
        </w:rPr>
        <w:t xml:space="preserve">, </w:t>
      </w:r>
      <w:r>
        <w:rPr>
          <w:rFonts w:cs="Helvetica"/>
          <w:bCs/>
          <w:i/>
          <w:color w:val="auto"/>
          <w:sz w:val="18"/>
          <w:szCs w:val="18"/>
          <w:shd w:val="clear" w:color="auto" w:fill="FFFFFF"/>
        </w:rPr>
        <w:t>225</w:t>
      </w:r>
      <w:r>
        <w:rPr>
          <w:rFonts w:cs="Helvetica"/>
          <w:bCs/>
          <w:color w:val="auto"/>
          <w:sz w:val="18"/>
          <w:szCs w:val="18"/>
          <w:shd w:val="clear" w:color="auto" w:fill="FFFFFF"/>
        </w:rPr>
        <w:t>, 204–219</w:t>
      </w:r>
      <w:r>
        <w:rPr>
          <w:noProof/>
          <w:color w:val="auto"/>
          <w:sz w:val="18"/>
          <w:szCs w:val="18"/>
        </w:rPr>
        <w:t>. https://doi.org/</w:t>
      </w:r>
      <w:r w:rsidRPr="00E92F3F">
        <w:rPr>
          <w:noProof/>
          <w:color w:val="auto"/>
          <w:sz w:val="18"/>
          <w:szCs w:val="18"/>
        </w:rPr>
        <w:t>10.1177/1464419311416553.</w:t>
      </w:r>
    </w:p>
    <w:p w14:paraId="1F3AB83A"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rFonts w:cs="Helvetica"/>
          <w:color w:val="auto"/>
          <w:sz w:val="18"/>
          <w:szCs w:val="18"/>
          <w:shd w:val="clear" w:color="auto" w:fill="FFFFFF"/>
        </w:rPr>
        <w:t>Walford, T.L.H.; Stone, B.J. T</w:t>
      </w:r>
      <w:r w:rsidRPr="00E92F3F">
        <w:rPr>
          <w:noProof/>
          <w:color w:val="auto"/>
          <w:sz w:val="18"/>
          <w:szCs w:val="18"/>
        </w:rPr>
        <w:t>he Sources of Damping in Rolling Element Bearings under Oscillating Conditions</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Proc. Inst. Mech. Eng. Part C J. Mech. Eng. Sci.</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1983</w:t>
      </w:r>
      <w:r>
        <w:rPr>
          <w:rFonts w:cs="Helvetica"/>
          <w:bCs/>
          <w:color w:val="auto"/>
          <w:sz w:val="18"/>
          <w:szCs w:val="18"/>
          <w:shd w:val="clear" w:color="auto" w:fill="FFFFFF"/>
        </w:rPr>
        <w:t xml:space="preserve">, </w:t>
      </w:r>
      <w:r>
        <w:rPr>
          <w:rFonts w:cs="Helvetica"/>
          <w:bCs/>
          <w:i/>
          <w:color w:val="auto"/>
          <w:sz w:val="18"/>
          <w:szCs w:val="18"/>
          <w:shd w:val="clear" w:color="auto" w:fill="FFFFFF"/>
        </w:rPr>
        <w:t>197</w:t>
      </w:r>
      <w:r>
        <w:rPr>
          <w:rFonts w:cs="Helvetica"/>
          <w:bCs/>
          <w:color w:val="auto"/>
          <w:sz w:val="18"/>
          <w:szCs w:val="18"/>
          <w:shd w:val="clear" w:color="auto" w:fill="FFFFFF"/>
        </w:rPr>
        <w:t>, 225–232</w:t>
      </w:r>
      <w:r>
        <w:rPr>
          <w:noProof/>
          <w:color w:val="auto"/>
          <w:sz w:val="18"/>
          <w:szCs w:val="18"/>
        </w:rPr>
        <w:t>. https://doi.org/</w:t>
      </w:r>
      <w:r w:rsidRPr="00E92F3F">
        <w:rPr>
          <w:noProof/>
          <w:color w:val="auto"/>
          <w:sz w:val="18"/>
          <w:szCs w:val="18"/>
        </w:rPr>
        <w:t>10.1243/PIME_PROC_1983_197_102_02.</w:t>
      </w:r>
    </w:p>
    <w:p w14:paraId="2ABA5A85"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proofErr w:type="spellStart"/>
      <w:r w:rsidRPr="00E92F3F">
        <w:rPr>
          <w:rFonts w:cs="Helvetica"/>
          <w:color w:val="auto"/>
          <w:sz w:val="18"/>
          <w:szCs w:val="18"/>
          <w:shd w:val="clear" w:color="auto" w:fill="FFFFFF"/>
        </w:rPr>
        <w:t>Dareing</w:t>
      </w:r>
      <w:proofErr w:type="spellEnd"/>
      <w:r w:rsidRPr="00E92F3F">
        <w:rPr>
          <w:rFonts w:cs="Helvetica"/>
          <w:color w:val="auto"/>
          <w:sz w:val="18"/>
          <w:szCs w:val="18"/>
          <w:shd w:val="clear" w:color="auto" w:fill="FFFFFF"/>
        </w:rPr>
        <w:t>, D.W.; Johnson, K.L. F</w:t>
      </w:r>
      <w:r w:rsidRPr="00E92F3F">
        <w:rPr>
          <w:noProof/>
          <w:color w:val="auto"/>
          <w:sz w:val="18"/>
          <w:szCs w:val="18"/>
        </w:rPr>
        <w:t>luid Film Damping of Rolling Contact Vibrations</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J. Mech. Eng. Sci.</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1975</w:t>
      </w:r>
      <w:r>
        <w:rPr>
          <w:rFonts w:cs="Helvetica"/>
          <w:bCs/>
          <w:color w:val="auto"/>
          <w:sz w:val="18"/>
          <w:szCs w:val="18"/>
          <w:shd w:val="clear" w:color="auto" w:fill="FFFFFF"/>
        </w:rPr>
        <w:t xml:space="preserve">, </w:t>
      </w:r>
      <w:r>
        <w:rPr>
          <w:rFonts w:cs="Helvetica"/>
          <w:bCs/>
          <w:i/>
          <w:color w:val="auto"/>
          <w:sz w:val="18"/>
          <w:szCs w:val="18"/>
          <w:shd w:val="clear" w:color="auto" w:fill="FFFFFF"/>
        </w:rPr>
        <w:t>17</w:t>
      </w:r>
      <w:r>
        <w:rPr>
          <w:rFonts w:cs="Helvetica"/>
          <w:bCs/>
          <w:color w:val="auto"/>
          <w:sz w:val="18"/>
          <w:szCs w:val="18"/>
          <w:shd w:val="clear" w:color="auto" w:fill="FFFFFF"/>
        </w:rPr>
        <w:t>, 214–218</w:t>
      </w:r>
      <w:r>
        <w:rPr>
          <w:noProof/>
          <w:color w:val="auto"/>
          <w:sz w:val="18"/>
          <w:szCs w:val="18"/>
        </w:rPr>
        <w:t>. https://doi.org/</w:t>
      </w:r>
      <w:r w:rsidRPr="00E92F3F">
        <w:rPr>
          <w:noProof/>
          <w:color w:val="auto"/>
          <w:sz w:val="18"/>
          <w:szCs w:val="18"/>
        </w:rPr>
        <w:t>10.1243/JMES_JOUR_1975_017_031_02.</w:t>
      </w:r>
    </w:p>
    <w:p w14:paraId="4A2F64CD"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proofErr w:type="spellStart"/>
      <w:r w:rsidRPr="00E92F3F">
        <w:rPr>
          <w:rFonts w:cs="Helvetica"/>
          <w:color w:val="auto"/>
          <w:sz w:val="18"/>
          <w:szCs w:val="18"/>
          <w:shd w:val="clear" w:color="auto" w:fill="FFFFFF"/>
        </w:rPr>
        <w:t>Mehdigoli</w:t>
      </w:r>
      <w:proofErr w:type="spellEnd"/>
      <w:r w:rsidRPr="00E92F3F">
        <w:rPr>
          <w:rFonts w:cs="Helvetica"/>
          <w:color w:val="auto"/>
          <w:sz w:val="18"/>
          <w:szCs w:val="18"/>
          <w:shd w:val="clear" w:color="auto" w:fill="FFFFFF"/>
        </w:rPr>
        <w:t xml:space="preserve">, H.; </w:t>
      </w:r>
      <w:r w:rsidRPr="005D650F">
        <w:rPr>
          <w:rFonts w:cs="Helvetica"/>
          <w:color w:val="auto"/>
          <w:sz w:val="18"/>
          <w:szCs w:val="18"/>
          <w:shd w:val="clear" w:color="auto" w:fill="FFFFFF"/>
        </w:rPr>
        <w:t>Rahnejat, H.; Gohar, R. V</w:t>
      </w:r>
      <w:r w:rsidRPr="005D650F">
        <w:rPr>
          <w:noProof/>
          <w:color w:val="auto"/>
          <w:sz w:val="18"/>
          <w:szCs w:val="18"/>
        </w:rPr>
        <w:t>ibration response of wavy surfaced disc in elastohydrodynamic rolling contact</w:t>
      </w:r>
      <w:r w:rsidRPr="005D650F">
        <w:rPr>
          <w:rFonts w:cs="Helvetica"/>
          <w:color w:val="auto"/>
          <w:sz w:val="18"/>
          <w:szCs w:val="18"/>
          <w:shd w:val="clear" w:color="auto" w:fill="FFFFFF"/>
        </w:rPr>
        <w:t xml:space="preserve">. </w:t>
      </w:r>
      <w:r w:rsidRPr="005D650F">
        <w:rPr>
          <w:rFonts w:cs="Helvetica"/>
          <w:i/>
          <w:iCs/>
          <w:color w:val="auto"/>
          <w:sz w:val="18"/>
          <w:szCs w:val="18"/>
          <w:shd w:val="clear" w:color="auto" w:fill="FFFFFF"/>
        </w:rPr>
        <w:t>Wear</w:t>
      </w:r>
      <w:r w:rsidRPr="005D650F">
        <w:rPr>
          <w:rFonts w:cs="Helvetica"/>
          <w:color w:val="auto"/>
          <w:sz w:val="18"/>
          <w:szCs w:val="18"/>
          <w:shd w:val="clear" w:color="auto" w:fill="FFFFFF"/>
        </w:rPr>
        <w:t xml:space="preserve"> </w:t>
      </w:r>
      <w:r w:rsidRPr="005D650F">
        <w:rPr>
          <w:rFonts w:cs="Helvetica"/>
          <w:b/>
          <w:bCs/>
          <w:color w:val="auto"/>
          <w:sz w:val="18"/>
          <w:szCs w:val="18"/>
          <w:shd w:val="clear" w:color="auto" w:fill="FFFFFF"/>
        </w:rPr>
        <w:t>1990</w:t>
      </w:r>
      <w:r w:rsidRPr="005D650F">
        <w:rPr>
          <w:rFonts w:cs="Helvetica"/>
          <w:bCs/>
          <w:color w:val="auto"/>
          <w:sz w:val="18"/>
          <w:szCs w:val="18"/>
          <w:shd w:val="clear" w:color="auto" w:fill="FFFFFF"/>
        </w:rPr>
        <w:t xml:space="preserve">, </w:t>
      </w:r>
      <w:r w:rsidRPr="005D650F">
        <w:rPr>
          <w:rFonts w:cs="Helvetica"/>
          <w:bCs/>
          <w:i/>
          <w:color w:val="auto"/>
          <w:sz w:val="18"/>
          <w:szCs w:val="18"/>
          <w:shd w:val="clear" w:color="auto" w:fill="FFFFFF"/>
        </w:rPr>
        <w:t>139</w:t>
      </w:r>
      <w:r w:rsidRPr="005D650F">
        <w:rPr>
          <w:rFonts w:cs="Helvetica"/>
          <w:bCs/>
          <w:color w:val="auto"/>
          <w:sz w:val="18"/>
          <w:szCs w:val="18"/>
          <w:shd w:val="clear" w:color="auto" w:fill="FFFFFF"/>
        </w:rPr>
        <w:t>, 1–15</w:t>
      </w:r>
      <w:r w:rsidRPr="005D650F">
        <w:rPr>
          <w:noProof/>
          <w:color w:val="auto"/>
          <w:sz w:val="18"/>
          <w:szCs w:val="18"/>
        </w:rPr>
        <w:t>. https</w:t>
      </w:r>
      <w:r>
        <w:rPr>
          <w:noProof/>
          <w:color w:val="auto"/>
          <w:sz w:val="18"/>
          <w:szCs w:val="18"/>
        </w:rPr>
        <w:t>://doi.org/</w:t>
      </w:r>
      <w:r w:rsidRPr="00E92F3F">
        <w:rPr>
          <w:noProof/>
          <w:color w:val="auto"/>
          <w:sz w:val="18"/>
          <w:szCs w:val="18"/>
        </w:rPr>
        <w:t>10.1016/0043-1648(90)90206-P.</w:t>
      </w:r>
    </w:p>
    <w:p w14:paraId="173AE710"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noProof/>
          <w:color w:val="auto"/>
          <w:sz w:val="18"/>
          <w:szCs w:val="18"/>
        </w:rPr>
        <w:t xml:space="preserve">Dowson, D.; Toyoda, S. A Central Film Thickness Formula for Elastohydrodynamic Line. In </w:t>
      </w:r>
      <w:r w:rsidRPr="00E92F3F">
        <w:rPr>
          <w:i/>
          <w:iCs/>
          <w:noProof/>
          <w:color w:val="auto"/>
          <w:sz w:val="18"/>
          <w:szCs w:val="18"/>
        </w:rPr>
        <w:t>Proc. Fifth Leeds-Lyon Symp. Tribol. Mech. Eng. Publ.</w:t>
      </w:r>
      <w:r w:rsidRPr="00E92F3F">
        <w:rPr>
          <w:noProof/>
          <w:color w:val="auto"/>
          <w:sz w:val="18"/>
          <w:szCs w:val="18"/>
        </w:rPr>
        <w:t xml:space="preserve">; </w:t>
      </w:r>
      <w:r w:rsidRPr="00E92F3F">
        <w:rPr>
          <w:rFonts w:cs="Arial"/>
          <w:color w:val="auto"/>
          <w:sz w:val="18"/>
          <w:szCs w:val="18"/>
          <w:highlight w:val="yellow"/>
          <w:shd w:val="clear" w:color="auto" w:fill="FFFFFF"/>
        </w:rPr>
        <w:t>Elsevier: Amsterdam, The Netherlands</w:t>
      </w:r>
      <w:r w:rsidRPr="00E92F3F">
        <w:rPr>
          <w:rFonts w:cs="Arial"/>
          <w:color w:val="auto"/>
          <w:sz w:val="18"/>
          <w:szCs w:val="18"/>
          <w:shd w:val="clear" w:color="auto" w:fill="FFFFFF"/>
        </w:rPr>
        <w:t xml:space="preserve">, 1979; </w:t>
      </w:r>
      <w:r w:rsidRPr="00E92F3F">
        <w:rPr>
          <w:noProof/>
          <w:color w:val="auto"/>
          <w:sz w:val="18"/>
          <w:szCs w:val="18"/>
        </w:rPr>
        <w:t>pp. 60–65.</w:t>
      </w:r>
    </w:p>
    <w:p w14:paraId="49BF1B71"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proofErr w:type="spellStart"/>
      <w:r w:rsidRPr="00E92F3F">
        <w:rPr>
          <w:rFonts w:cs="Helvetica"/>
          <w:color w:val="auto"/>
          <w:sz w:val="18"/>
          <w:szCs w:val="18"/>
          <w:shd w:val="clear" w:color="auto" w:fill="FFFFFF"/>
        </w:rPr>
        <w:t>Nelias</w:t>
      </w:r>
      <w:proofErr w:type="spellEnd"/>
      <w:r w:rsidRPr="00E92F3F">
        <w:rPr>
          <w:rFonts w:cs="Helvetica"/>
          <w:color w:val="auto"/>
          <w:sz w:val="18"/>
          <w:szCs w:val="18"/>
          <w:shd w:val="clear" w:color="auto" w:fill="FFFFFF"/>
        </w:rPr>
        <w:t xml:space="preserve">, D.; </w:t>
      </w:r>
      <w:proofErr w:type="spellStart"/>
      <w:r w:rsidRPr="00E92F3F">
        <w:rPr>
          <w:rFonts w:cs="Helvetica"/>
          <w:color w:val="auto"/>
          <w:sz w:val="18"/>
          <w:szCs w:val="18"/>
          <w:shd w:val="clear" w:color="auto" w:fill="FFFFFF"/>
        </w:rPr>
        <w:t>Bercea</w:t>
      </w:r>
      <w:proofErr w:type="spellEnd"/>
      <w:r w:rsidRPr="00E92F3F">
        <w:rPr>
          <w:rFonts w:cs="Helvetica"/>
          <w:color w:val="auto"/>
          <w:sz w:val="18"/>
          <w:szCs w:val="18"/>
          <w:shd w:val="clear" w:color="auto" w:fill="FFFFFF"/>
        </w:rPr>
        <w:t xml:space="preserve">, I.; </w:t>
      </w:r>
      <w:proofErr w:type="spellStart"/>
      <w:r w:rsidRPr="00E92F3F">
        <w:rPr>
          <w:rFonts w:cs="Helvetica"/>
          <w:color w:val="auto"/>
          <w:sz w:val="18"/>
          <w:szCs w:val="18"/>
          <w:shd w:val="clear" w:color="auto" w:fill="FFFFFF"/>
        </w:rPr>
        <w:t>Paleu</w:t>
      </w:r>
      <w:proofErr w:type="spellEnd"/>
      <w:r w:rsidRPr="00E92F3F">
        <w:rPr>
          <w:rFonts w:cs="Helvetica"/>
          <w:color w:val="auto"/>
          <w:sz w:val="18"/>
          <w:szCs w:val="18"/>
          <w:shd w:val="clear" w:color="auto" w:fill="FFFFFF"/>
        </w:rPr>
        <w:t>, V. P</w:t>
      </w:r>
      <w:r w:rsidRPr="00E92F3F">
        <w:rPr>
          <w:noProof/>
          <w:color w:val="auto"/>
          <w:sz w:val="18"/>
          <w:szCs w:val="18"/>
        </w:rPr>
        <w:t>rediction of roller skewing in tapered roller bearings</w:t>
      </w:r>
      <w:r w:rsidRPr="00E92F3F">
        <w:rPr>
          <w:rFonts w:cs="Helvetica"/>
          <w:color w:val="auto"/>
          <w:sz w:val="18"/>
          <w:szCs w:val="18"/>
          <w:shd w:val="clear" w:color="auto" w:fill="FFFFFF"/>
        </w:rPr>
        <w:t xml:space="preserve">. </w:t>
      </w:r>
      <w:proofErr w:type="spellStart"/>
      <w:r w:rsidRPr="00E92F3F">
        <w:rPr>
          <w:rFonts w:cs="Helvetica"/>
          <w:i/>
          <w:iCs/>
          <w:color w:val="auto"/>
          <w:sz w:val="18"/>
          <w:szCs w:val="18"/>
          <w:shd w:val="clear" w:color="auto" w:fill="FFFFFF"/>
        </w:rPr>
        <w:t>Tribol</w:t>
      </w:r>
      <w:proofErr w:type="spellEnd"/>
      <w:r w:rsidRPr="00E92F3F">
        <w:rPr>
          <w:rFonts w:cs="Helvetica"/>
          <w:i/>
          <w:iCs/>
          <w:color w:val="auto"/>
          <w:sz w:val="18"/>
          <w:szCs w:val="18"/>
          <w:shd w:val="clear" w:color="auto" w:fill="FFFFFF"/>
        </w:rPr>
        <w:t>. Trans.</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2008</w:t>
      </w:r>
      <w:r>
        <w:rPr>
          <w:rFonts w:cs="Helvetica"/>
          <w:bCs/>
          <w:color w:val="auto"/>
          <w:sz w:val="18"/>
          <w:szCs w:val="18"/>
          <w:shd w:val="clear" w:color="auto" w:fill="FFFFFF"/>
        </w:rPr>
        <w:t xml:space="preserve">, </w:t>
      </w:r>
      <w:r>
        <w:rPr>
          <w:rFonts w:cs="Helvetica"/>
          <w:bCs/>
          <w:i/>
          <w:color w:val="auto"/>
          <w:sz w:val="18"/>
          <w:szCs w:val="18"/>
          <w:shd w:val="clear" w:color="auto" w:fill="FFFFFF"/>
        </w:rPr>
        <w:t>51</w:t>
      </w:r>
      <w:r>
        <w:rPr>
          <w:rFonts w:cs="Helvetica"/>
          <w:bCs/>
          <w:color w:val="auto"/>
          <w:sz w:val="18"/>
          <w:szCs w:val="18"/>
          <w:shd w:val="clear" w:color="auto" w:fill="FFFFFF"/>
        </w:rPr>
        <w:t>, 128–139</w:t>
      </w:r>
      <w:r>
        <w:rPr>
          <w:noProof/>
          <w:color w:val="auto"/>
          <w:sz w:val="18"/>
          <w:szCs w:val="18"/>
        </w:rPr>
        <w:t>. https://doi.org/</w:t>
      </w:r>
      <w:r w:rsidRPr="00E92F3F">
        <w:rPr>
          <w:noProof/>
          <w:color w:val="auto"/>
          <w:sz w:val="18"/>
          <w:szCs w:val="18"/>
        </w:rPr>
        <w:t>10.1080/10402000701730486.</w:t>
      </w:r>
    </w:p>
    <w:p w14:paraId="438C9498"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proofErr w:type="spellStart"/>
      <w:r w:rsidRPr="00E92F3F">
        <w:rPr>
          <w:rFonts w:cs="Helvetica"/>
          <w:color w:val="auto"/>
          <w:sz w:val="18"/>
          <w:szCs w:val="18"/>
          <w:shd w:val="clear" w:color="auto" w:fill="FFFFFF"/>
        </w:rPr>
        <w:t>Majdoub</w:t>
      </w:r>
      <w:proofErr w:type="spellEnd"/>
      <w:r w:rsidRPr="00E92F3F">
        <w:rPr>
          <w:rFonts w:cs="Helvetica"/>
          <w:color w:val="auto"/>
          <w:sz w:val="18"/>
          <w:szCs w:val="18"/>
          <w:shd w:val="clear" w:color="auto" w:fill="FFFFFF"/>
        </w:rPr>
        <w:t xml:space="preserve">, F.; Saunier, L.; </w:t>
      </w:r>
      <w:proofErr w:type="spellStart"/>
      <w:r w:rsidRPr="005D650F">
        <w:rPr>
          <w:rFonts w:cs="Helvetica"/>
          <w:color w:val="auto"/>
          <w:sz w:val="18"/>
          <w:szCs w:val="18"/>
          <w:shd w:val="clear" w:color="auto" w:fill="FFFFFF"/>
        </w:rPr>
        <w:t>Sidoroff-Coicaud</w:t>
      </w:r>
      <w:proofErr w:type="spellEnd"/>
      <w:r w:rsidRPr="005D650F">
        <w:rPr>
          <w:rFonts w:cs="Helvetica"/>
          <w:color w:val="auto"/>
          <w:sz w:val="18"/>
          <w:szCs w:val="18"/>
          <w:shd w:val="clear" w:color="auto" w:fill="FFFFFF"/>
        </w:rPr>
        <w:t xml:space="preserve">, C.; </w:t>
      </w:r>
      <w:proofErr w:type="spellStart"/>
      <w:r w:rsidRPr="005D650F">
        <w:rPr>
          <w:rFonts w:cs="Helvetica"/>
          <w:color w:val="auto"/>
          <w:sz w:val="18"/>
          <w:szCs w:val="18"/>
          <w:shd w:val="clear" w:color="auto" w:fill="FFFFFF"/>
        </w:rPr>
        <w:t>Mevel</w:t>
      </w:r>
      <w:proofErr w:type="spellEnd"/>
      <w:r w:rsidRPr="005D650F">
        <w:rPr>
          <w:rFonts w:cs="Helvetica"/>
          <w:color w:val="auto"/>
          <w:sz w:val="18"/>
          <w:szCs w:val="18"/>
          <w:shd w:val="clear" w:color="auto" w:fill="FFFFFF"/>
        </w:rPr>
        <w:t>, B. E</w:t>
      </w:r>
      <w:r w:rsidRPr="005D650F">
        <w:rPr>
          <w:noProof/>
          <w:color w:val="auto"/>
          <w:sz w:val="18"/>
          <w:szCs w:val="18"/>
        </w:rPr>
        <w:t>xperimental and numerical roller skew in tapered roller bearings</w:t>
      </w:r>
      <w:r w:rsidRPr="005D650F">
        <w:rPr>
          <w:rFonts w:cs="Helvetica"/>
          <w:color w:val="auto"/>
          <w:sz w:val="18"/>
          <w:szCs w:val="18"/>
          <w:shd w:val="clear" w:color="auto" w:fill="FFFFFF"/>
        </w:rPr>
        <w:t xml:space="preserve">. </w:t>
      </w:r>
      <w:proofErr w:type="spellStart"/>
      <w:r w:rsidRPr="005D650F">
        <w:rPr>
          <w:rFonts w:cs="Helvetica"/>
          <w:i/>
          <w:iCs/>
          <w:color w:val="auto"/>
          <w:sz w:val="18"/>
          <w:szCs w:val="18"/>
          <w:shd w:val="clear" w:color="auto" w:fill="FFFFFF"/>
        </w:rPr>
        <w:t>Tribol</w:t>
      </w:r>
      <w:proofErr w:type="spellEnd"/>
      <w:r w:rsidRPr="005D650F">
        <w:rPr>
          <w:rFonts w:cs="Helvetica"/>
          <w:i/>
          <w:iCs/>
          <w:color w:val="auto"/>
          <w:sz w:val="18"/>
          <w:szCs w:val="18"/>
          <w:shd w:val="clear" w:color="auto" w:fill="FFFFFF"/>
        </w:rPr>
        <w:t>. Int.</w:t>
      </w:r>
      <w:r w:rsidRPr="005D650F">
        <w:rPr>
          <w:rFonts w:cs="Helvetica"/>
          <w:color w:val="auto"/>
          <w:sz w:val="18"/>
          <w:szCs w:val="18"/>
          <w:shd w:val="clear" w:color="auto" w:fill="FFFFFF"/>
        </w:rPr>
        <w:t xml:space="preserve"> </w:t>
      </w:r>
      <w:r w:rsidRPr="005D650F">
        <w:rPr>
          <w:rFonts w:cs="Helvetica"/>
          <w:b/>
          <w:bCs/>
          <w:color w:val="auto"/>
          <w:sz w:val="18"/>
          <w:szCs w:val="18"/>
          <w:shd w:val="clear" w:color="auto" w:fill="FFFFFF"/>
        </w:rPr>
        <w:t>2020</w:t>
      </w:r>
      <w:r w:rsidRPr="005D650F">
        <w:rPr>
          <w:rFonts w:cs="Helvetica"/>
          <w:bCs/>
          <w:color w:val="auto"/>
          <w:sz w:val="18"/>
          <w:szCs w:val="18"/>
          <w:shd w:val="clear" w:color="auto" w:fill="FFFFFF"/>
        </w:rPr>
        <w:t xml:space="preserve">, </w:t>
      </w:r>
      <w:r w:rsidRPr="005D650F">
        <w:rPr>
          <w:rFonts w:cs="Helvetica"/>
          <w:bCs/>
          <w:i/>
          <w:color w:val="auto"/>
          <w:sz w:val="18"/>
          <w:szCs w:val="18"/>
          <w:shd w:val="clear" w:color="auto" w:fill="FFFFFF"/>
        </w:rPr>
        <w:t>145</w:t>
      </w:r>
      <w:r w:rsidRPr="005D650F">
        <w:rPr>
          <w:rFonts w:cs="Helvetica"/>
          <w:bCs/>
          <w:color w:val="auto"/>
          <w:sz w:val="18"/>
          <w:szCs w:val="18"/>
          <w:shd w:val="clear" w:color="auto" w:fill="FFFFFF"/>
        </w:rPr>
        <w:t>, 106142</w:t>
      </w:r>
      <w:r w:rsidRPr="005D650F">
        <w:rPr>
          <w:noProof/>
          <w:color w:val="auto"/>
          <w:sz w:val="18"/>
          <w:szCs w:val="18"/>
        </w:rPr>
        <w:t>. ht</w:t>
      </w:r>
      <w:r>
        <w:rPr>
          <w:noProof/>
          <w:color w:val="auto"/>
          <w:sz w:val="18"/>
          <w:szCs w:val="18"/>
        </w:rPr>
        <w:t>tps://doi.org/</w:t>
      </w:r>
      <w:r w:rsidRPr="00E92F3F">
        <w:rPr>
          <w:noProof/>
          <w:color w:val="auto"/>
          <w:sz w:val="18"/>
          <w:szCs w:val="18"/>
        </w:rPr>
        <w:t>10.1016/j.triboint.2019.106142.</w:t>
      </w:r>
    </w:p>
    <w:p w14:paraId="032D5D32"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proofErr w:type="spellStart"/>
      <w:r w:rsidRPr="00E92F3F">
        <w:rPr>
          <w:rFonts w:cs="Helvetica"/>
          <w:color w:val="auto"/>
          <w:sz w:val="18"/>
          <w:szCs w:val="18"/>
          <w:shd w:val="clear" w:color="auto" w:fill="FFFFFF"/>
        </w:rPr>
        <w:t>Mevel</w:t>
      </w:r>
      <w:proofErr w:type="spellEnd"/>
      <w:r w:rsidRPr="00E92F3F">
        <w:rPr>
          <w:rFonts w:cs="Helvetica"/>
          <w:color w:val="auto"/>
          <w:sz w:val="18"/>
          <w:szCs w:val="18"/>
          <w:shd w:val="clear" w:color="auto" w:fill="FFFFFF"/>
        </w:rPr>
        <w:t xml:space="preserve">, B.; </w:t>
      </w:r>
      <w:proofErr w:type="spellStart"/>
      <w:r w:rsidRPr="00E92F3F">
        <w:rPr>
          <w:rFonts w:cs="Helvetica"/>
          <w:color w:val="auto"/>
          <w:sz w:val="18"/>
          <w:szCs w:val="18"/>
          <w:shd w:val="clear" w:color="auto" w:fill="FFFFFF"/>
        </w:rPr>
        <w:t>Guyader</w:t>
      </w:r>
      <w:proofErr w:type="spellEnd"/>
      <w:r w:rsidRPr="00E92F3F">
        <w:rPr>
          <w:rFonts w:cs="Helvetica"/>
          <w:color w:val="auto"/>
          <w:sz w:val="18"/>
          <w:szCs w:val="18"/>
          <w:shd w:val="clear" w:color="auto" w:fill="FFFFFF"/>
        </w:rPr>
        <w:t>, J. R</w:t>
      </w:r>
      <w:r w:rsidRPr="00E92F3F">
        <w:rPr>
          <w:noProof/>
          <w:color w:val="auto"/>
          <w:sz w:val="18"/>
          <w:szCs w:val="18"/>
        </w:rPr>
        <w:t>outes to chaos in ball bearings</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 xml:space="preserve">J. Sound </w:t>
      </w:r>
      <w:proofErr w:type="spellStart"/>
      <w:r w:rsidRPr="00E92F3F">
        <w:rPr>
          <w:rFonts w:cs="Helvetica"/>
          <w:i/>
          <w:iCs/>
          <w:color w:val="auto"/>
          <w:sz w:val="18"/>
          <w:szCs w:val="18"/>
          <w:shd w:val="clear" w:color="auto" w:fill="FFFFFF"/>
        </w:rPr>
        <w:t>Vib</w:t>
      </w:r>
      <w:proofErr w:type="spellEnd"/>
      <w:r w:rsidRPr="00E92F3F">
        <w:rPr>
          <w:rFonts w:cs="Helvetica"/>
          <w:i/>
          <w:iCs/>
          <w:color w:val="auto"/>
          <w:sz w:val="18"/>
          <w:szCs w:val="18"/>
          <w:shd w:val="clear" w:color="auto" w:fill="FFFFFF"/>
        </w:rPr>
        <w:t>.</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1993</w:t>
      </w:r>
      <w:r>
        <w:rPr>
          <w:rFonts w:cs="Helvetica"/>
          <w:bCs/>
          <w:color w:val="auto"/>
          <w:sz w:val="18"/>
          <w:szCs w:val="18"/>
          <w:shd w:val="clear" w:color="auto" w:fill="FFFFFF"/>
        </w:rPr>
        <w:t xml:space="preserve">, </w:t>
      </w:r>
      <w:r>
        <w:rPr>
          <w:rFonts w:cs="Helvetica"/>
          <w:bCs/>
          <w:i/>
          <w:color w:val="auto"/>
          <w:sz w:val="18"/>
          <w:szCs w:val="18"/>
          <w:shd w:val="clear" w:color="auto" w:fill="FFFFFF"/>
        </w:rPr>
        <w:t>162</w:t>
      </w:r>
      <w:r>
        <w:rPr>
          <w:rFonts w:cs="Helvetica"/>
          <w:bCs/>
          <w:color w:val="auto"/>
          <w:sz w:val="18"/>
          <w:szCs w:val="18"/>
          <w:shd w:val="clear" w:color="auto" w:fill="FFFFFF"/>
        </w:rPr>
        <w:t>, 471–487</w:t>
      </w:r>
      <w:r>
        <w:rPr>
          <w:noProof/>
          <w:color w:val="auto"/>
          <w:sz w:val="18"/>
          <w:szCs w:val="18"/>
        </w:rPr>
        <w:t>. https://doi.org/</w:t>
      </w:r>
      <w:r w:rsidRPr="00E92F3F">
        <w:rPr>
          <w:noProof/>
          <w:color w:val="auto"/>
          <w:sz w:val="18"/>
          <w:szCs w:val="18"/>
        </w:rPr>
        <w:t>10.1006/jsvi.1993.1134.</w:t>
      </w:r>
    </w:p>
    <w:p w14:paraId="7E5CEFB2"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rFonts w:cs="Helvetica"/>
          <w:color w:val="auto"/>
          <w:sz w:val="18"/>
          <w:szCs w:val="18"/>
          <w:shd w:val="clear" w:color="auto" w:fill="FFFFFF"/>
        </w:rPr>
        <w:t>Spikes, H. B</w:t>
      </w:r>
      <w:r w:rsidRPr="00E92F3F">
        <w:rPr>
          <w:noProof/>
          <w:color w:val="auto"/>
          <w:sz w:val="18"/>
          <w:szCs w:val="18"/>
        </w:rPr>
        <w:t>asics of EHL for practical application</w:t>
      </w:r>
      <w:r w:rsidRPr="00E92F3F">
        <w:rPr>
          <w:rFonts w:cs="Helvetica"/>
          <w:color w:val="auto"/>
          <w:sz w:val="18"/>
          <w:szCs w:val="18"/>
          <w:shd w:val="clear" w:color="auto" w:fill="FFFFFF"/>
        </w:rPr>
        <w:t xml:space="preserve">. </w:t>
      </w:r>
      <w:proofErr w:type="spellStart"/>
      <w:r w:rsidRPr="00E92F3F">
        <w:rPr>
          <w:rFonts w:cs="Helvetica"/>
          <w:i/>
          <w:iCs/>
          <w:color w:val="auto"/>
          <w:sz w:val="18"/>
          <w:szCs w:val="18"/>
          <w:shd w:val="clear" w:color="auto" w:fill="FFFFFF"/>
        </w:rPr>
        <w:t>Lubr</w:t>
      </w:r>
      <w:proofErr w:type="spellEnd"/>
      <w:r w:rsidRPr="00E92F3F">
        <w:rPr>
          <w:rFonts w:cs="Helvetica"/>
          <w:i/>
          <w:iCs/>
          <w:color w:val="auto"/>
          <w:sz w:val="18"/>
          <w:szCs w:val="18"/>
          <w:shd w:val="clear" w:color="auto" w:fill="FFFFFF"/>
        </w:rPr>
        <w:t>. Sci.</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2014</w:t>
      </w:r>
      <w:r>
        <w:rPr>
          <w:rFonts w:cs="Helvetica"/>
          <w:bCs/>
          <w:color w:val="auto"/>
          <w:sz w:val="18"/>
          <w:szCs w:val="18"/>
          <w:shd w:val="clear" w:color="auto" w:fill="FFFFFF"/>
        </w:rPr>
        <w:t xml:space="preserve">, </w:t>
      </w:r>
      <w:r>
        <w:rPr>
          <w:rFonts w:cs="Helvetica"/>
          <w:bCs/>
          <w:i/>
          <w:color w:val="auto"/>
          <w:sz w:val="18"/>
          <w:szCs w:val="18"/>
          <w:shd w:val="clear" w:color="auto" w:fill="FFFFFF"/>
        </w:rPr>
        <w:t>27</w:t>
      </w:r>
      <w:r>
        <w:rPr>
          <w:rFonts w:cs="Helvetica"/>
          <w:bCs/>
          <w:color w:val="auto"/>
          <w:sz w:val="18"/>
          <w:szCs w:val="18"/>
          <w:shd w:val="clear" w:color="auto" w:fill="FFFFFF"/>
        </w:rPr>
        <w:t>, 45–67</w:t>
      </w:r>
      <w:r>
        <w:rPr>
          <w:noProof/>
          <w:color w:val="auto"/>
          <w:sz w:val="18"/>
          <w:szCs w:val="18"/>
        </w:rPr>
        <w:t>. https://doi.org/</w:t>
      </w:r>
      <w:r w:rsidRPr="00E92F3F">
        <w:rPr>
          <w:noProof/>
          <w:color w:val="auto"/>
          <w:sz w:val="18"/>
          <w:szCs w:val="18"/>
        </w:rPr>
        <w:t>10.1002/ls.1271.</w:t>
      </w:r>
    </w:p>
    <w:p w14:paraId="4E648A22"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rFonts w:cs="Helvetica"/>
          <w:color w:val="auto"/>
          <w:sz w:val="18"/>
          <w:szCs w:val="18"/>
          <w:shd w:val="clear" w:color="auto" w:fill="FFFFFF"/>
        </w:rPr>
        <w:t>Shi, X.; Wang, L. T</w:t>
      </w:r>
      <w:r w:rsidRPr="00E92F3F">
        <w:rPr>
          <w:noProof/>
          <w:color w:val="auto"/>
          <w:sz w:val="18"/>
          <w:szCs w:val="18"/>
        </w:rPr>
        <w:t>EHL analysis of high-speed and heavy-load roller bearing with quasi-dynamic characteristics</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Chin. J. Aeronaut.</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2015</w:t>
      </w:r>
      <w:r>
        <w:rPr>
          <w:rFonts w:cs="Helvetica"/>
          <w:bCs/>
          <w:color w:val="auto"/>
          <w:sz w:val="18"/>
          <w:szCs w:val="18"/>
          <w:shd w:val="clear" w:color="auto" w:fill="FFFFFF"/>
        </w:rPr>
        <w:t xml:space="preserve">, </w:t>
      </w:r>
      <w:r>
        <w:rPr>
          <w:rFonts w:cs="Helvetica"/>
          <w:bCs/>
          <w:i/>
          <w:color w:val="auto"/>
          <w:sz w:val="18"/>
          <w:szCs w:val="18"/>
          <w:shd w:val="clear" w:color="auto" w:fill="FFFFFF"/>
        </w:rPr>
        <w:t>28</w:t>
      </w:r>
      <w:r>
        <w:rPr>
          <w:rFonts w:cs="Helvetica"/>
          <w:bCs/>
          <w:color w:val="auto"/>
          <w:sz w:val="18"/>
          <w:szCs w:val="18"/>
          <w:shd w:val="clear" w:color="auto" w:fill="FFFFFF"/>
        </w:rPr>
        <w:t>, 1296–1304</w:t>
      </w:r>
      <w:r>
        <w:rPr>
          <w:noProof/>
          <w:color w:val="auto"/>
          <w:sz w:val="18"/>
          <w:szCs w:val="18"/>
        </w:rPr>
        <w:t>. https://doi.org/</w:t>
      </w:r>
      <w:r w:rsidRPr="00E92F3F">
        <w:rPr>
          <w:noProof/>
          <w:color w:val="auto"/>
          <w:sz w:val="18"/>
          <w:szCs w:val="18"/>
        </w:rPr>
        <w:t>10.1016/j.cja.2015.06.013.</w:t>
      </w:r>
    </w:p>
    <w:p w14:paraId="02141EAF"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rFonts w:cs="Helvetica"/>
          <w:color w:val="auto"/>
          <w:sz w:val="18"/>
          <w:szCs w:val="18"/>
          <w:shd w:val="clear" w:color="auto" w:fill="FFFFFF"/>
        </w:rPr>
        <w:t>Singh, K.P.; Paul, B. N</w:t>
      </w:r>
      <w:r w:rsidRPr="00E92F3F">
        <w:rPr>
          <w:noProof/>
          <w:color w:val="auto"/>
          <w:sz w:val="18"/>
          <w:szCs w:val="18"/>
        </w:rPr>
        <w:t>umerical Solution of Non-Hertzian Elastic Contact Problems</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J. Appl. Mech.</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1974</w:t>
      </w:r>
      <w:r>
        <w:rPr>
          <w:rFonts w:cs="Helvetica"/>
          <w:bCs/>
          <w:color w:val="auto"/>
          <w:sz w:val="18"/>
          <w:szCs w:val="18"/>
          <w:shd w:val="clear" w:color="auto" w:fill="FFFFFF"/>
        </w:rPr>
        <w:t xml:space="preserve">, </w:t>
      </w:r>
      <w:r>
        <w:rPr>
          <w:rFonts w:cs="Helvetica"/>
          <w:bCs/>
          <w:i/>
          <w:color w:val="auto"/>
          <w:sz w:val="18"/>
          <w:szCs w:val="18"/>
          <w:shd w:val="clear" w:color="auto" w:fill="FFFFFF"/>
        </w:rPr>
        <w:t>41</w:t>
      </w:r>
      <w:r>
        <w:rPr>
          <w:rFonts w:cs="Helvetica"/>
          <w:bCs/>
          <w:color w:val="auto"/>
          <w:sz w:val="18"/>
          <w:szCs w:val="18"/>
          <w:shd w:val="clear" w:color="auto" w:fill="FFFFFF"/>
        </w:rPr>
        <w:t>, 484–490</w:t>
      </w:r>
      <w:r>
        <w:rPr>
          <w:noProof/>
          <w:color w:val="auto"/>
          <w:sz w:val="18"/>
          <w:szCs w:val="18"/>
        </w:rPr>
        <w:t>. https://doi.org/</w:t>
      </w:r>
      <w:r w:rsidRPr="00E92F3F">
        <w:rPr>
          <w:noProof/>
          <w:color w:val="auto"/>
          <w:sz w:val="18"/>
          <w:szCs w:val="18"/>
        </w:rPr>
        <w:t>10.1115/1.3423314.</w:t>
      </w:r>
    </w:p>
    <w:p w14:paraId="58E9DB5E"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noProof/>
          <w:color w:val="auto"/>
          <w:sz w:val="18"/>
          <w:szCs w:val="18"/>
        </w:rPr>
        <w:t xml:space="preserve">Harris, T.A.; Kotzales, M.N. </w:t>
      </w:r>
      <w:r w:rsidRPr="00E92F3F">
        <w:rPr>
          <w:i/>
          <w:iCs/>
          <w:noProof/>
          <w:color w:val="auto"/>
          <w:sz w:val="18"/>
          <w:szCs w:val="18"/>
        </w:rPr>
        <w:t>Advanced Concepts of Bearing Technology</w:t>
      </w:r>
      <w:r w:rsidRPr="00E92F3F">
        <w:rPr>
          <w:noProof/>
          <w:color w:val="auto"/>
          <w:sz w:val="18"/>
          <w:szCs w:val="18"/>
        </w:rPr>
        <w:t>, 5th ed.; Taylor and Francis Group:Boca Raton, FL, USA, 2007.</w:t>
      </w:r>
    </w:p>
    <w:p w14:paraId="1E917D0B"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rFonts w:cs="Helvetica"/>
          <w:color w:val="auto"/>
          <w:sz w:val="18"/>
          <w:szCs w:val="18"/>
          <w:shd w:val="clear" w:color="auto" w:fill="FFFFFF"/>
        </w:rPr>
        <w:t>De Mul, J.M.; Kalker, J.J.; Fredriksson, B. T</w:t>
      </w:r>
      <w:r w:rsidRPr="00E92F3F">
        <w:rPr>
          <w:noProof/>
          <w:color w:val="auto"/>
          <w:sz w:val="18"/>
          <w:szCs w:val="18"/>
        </w:rPr>
        <w:t>he contact between arbitrarily curved bodies of finite dimensions</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 xml:space="preserve">J. </w:t>
      </w:r>
      <w:proofErr w:type="spellStart"/>
      <w:r w:rsidRPr="00E92F3F">
        <w:rPr>
          <w:rFonts w:cs="Helvetica"/>
          <w:i/>
          <w:iCs/>
          <w:color w:val="auto"/>
          <w:sz w:val="18"/>
          <w:szCs w:val="18"/>
          <w:shd w:val="clear" w:color="auto" w:fill="FFFFFF"/>
        </w:rPr>
        <w:t>Tribol</w:t>
      </w:r>
      <w:proofErr w:type="spellEnd"/>
      <w:r w:rsidRPr="00E92F3F">
        <w:rPr>
          <w:rFonts w:cs="Helvetica"/>
          <w:i/>
          <w:iCs/>
          <w:color w:val="auto"/>
          <w:sz w:val="18"/>
          <w:szCs w:val="18"/>
          <w:shd w:val="clear" w:color="auto" w:fill="FFFFFF"/>
        </w:rPr>
        <w:t>.</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1986</w:t>
      </w:r>
      <w:r>
        <w:rPr>
          <w:rFonts w:cs="Helvetica"/>
          <w:bCs/>
          <w:color w:val="auto"/>
          <w:sz w:val="18"/>
          <w:szCs w:val="18"/>
          <w:shd w:val="clear" w:color="auto" w:fill="FFFFFF"/>
        </w:rPr>
        <w:t xml:space="preserve">, </w:t>
      </w:r>
      <w:r>
        <w:rPr>
          <w:rFonts w:cs="Helvetica"/>
          <w:bCs/>
          <w:i/>
          <w:color w:val="auto"/>
          <w:sz w:val="18"/>
          <w:szCs w:val="18"/>
          <w:shd w:val="clear" w:color="auto" w:fill="FFFFFF"/>
        </w:rPr>
        <w:t>108</w:t>
      </w:r>
      <w:r>
        <w:rPr>
          <w:rFonts w:cs="Helvetica"/>
          <w:bCs/>
          <w:color w:val="auto"/>
          <w:sz w:val="18"/>
          <w:szCs w:val="18"/>
          <w:shd w:val="clear" w:color="auto" w:fill="FFFFFF"/>
        </w:rPr>
        <w:t>, 140–148</w:t>
      </w:r>
      <w:r>
        <w:rPr>
          <w:noProof/>
          <w:color w:val="auto"/>
          <w:sz w:val="18"/>
          <w:szCs w:val="18"/>
        </w:rPr>
        <w:t>. https://doi.org/</w:t>
      </w:r>
      <w:r w:rsidRPr="00E92F3F">
        <w:rPr>
          <w:noProof/>
          <w:color w:val="auto"/>
          <w:sz w:val="18"/>
          <w:szCs w:val="18"/>
        </w:rPr>
        <w:t>10.1115/1.3261134.</w:t>
      </w:r>
    </w:p>
    <w:p w14:paraId="4E76DBF2"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proofErr w:type="spellStart"/>
      <w:r w:rsidRPr="00E92F3F">
        <w:rPr>
          <w:rFonts w:cs="Helvetica"/>
          <w:color w:val="auto"/>
          <w:sz w:val="18"/>
          <w:szCs w:val="18"/>
          <w:shd w:val="clear" w:color="auto" w:fill="FFFFFF"/>
        </w:rPr>
        <w:t>Mitsuya</w:t>
      </w:r>
      <w:proofErr w:type="spellEnd"/>
      <w:r w:rsidRPr="00E92F3F">
        <w:rPr>
          <w:rFonts w:cs="Helvetica"/>
          <w:color w:val="auto"/>
          <w:sz w:val="18"/>
          <w:szCs w:val="18"/>
          <w:shd w:val="clear" w:color="auto" w:fill="FFFFFF"/>
        </w:rPr>
        <w:t xml:space="preserve">, Y.; Sawai, H.; Shimizu, M.; </w:t>
      </w:r>
      <w:proofErr w:type="spellStart"/>
      <w:r w:rsidRPr="00E92F3F">
        <w:rPr>
          <w:rFonts w:cs="Helvetica"/>
          <w:color w:val="auto"/>
          <w:sz w:val="18"/>
          <w:szCs w:val="18"/>
          <w:shd w:val="clear" w:color="auto" w:fill="FFFFFF"/>
        </w:rPr>
        <w:t>Aono</w:t>
      </w:r>
      <w:proofErr w:type="spellEnd"/>
      <w:r w:rsidRPr="00E92F3F">
        <w:rPr>
          <w:rFonts w:cs="Helvetica"/>
          <w:color w:val="auto"/>
          <w:sz w:val="18"/>
          <w:szCs w:val="18"/>
          <w:shd w:val="clear" w:color="auto" w:fill="FFFFFF"/>
        </w:rPr>
        <w:t>, Y. D</w:t>
      </w:r>
      <w:r w:rsidRPr="00E92F3F">
        <w:rPr>
          <w:noProof/>
          <w:color w:val="auto"/>
          <w:sz w:val="18"/>
          <w:szCs w:val="18"/>
        </w:rPr>
        <w:t>amping in Vibration Transfer through Deep-Groove Ball Bearings</w:t>
      </w:r>
      <w:r w:rsidRPr="00E92F3F">
        <w:rPr>
          <w:rFonts w:cs="Helvetica"/>
          <w:color w:val="auto"/>
          <w:sz w:val="18"/>
          <w:szCs w:val="18"/>
          <w:shd w:val="clear" w:color="auto" w:fill="FFFFFF"/>
        </w:rPr>
        <w:t xml:space="preserve">. </w:t>
      </w:r>
      <w:r w:rsidRPr="00E92F3F">
        <w:rPr>
          <w:rFonts w:cs="Helvetica"/>
          <w:i/>
          <w:iCs/>
          <w:color w:val="auto"/>
          <w:sz w:val="18"/>
          <w:szCs w:val="18"/>
          <w:shd w:val="clear" w:color="auto" w:fill="FFFFFF"/>
        </w:rPr>
        <w:t xml:space="preserve">Trans. </w:t>
      </w:r>
      <w:proofErr w:type="spellStart"/>
      <w:r w:rsidRPr="00E92F3F">
        <w:rPr>
          <w:rFonts w:cs="Helvetica"/>
          <w:i/>
          <w:iCs/>
          <w:color w:val="auto"/>
          <w:sz w:val="18"/>
          <w:szCs w:val="18"/>
          <w:shd w:val="clear" w:color="auto" w:fill="FFFFFF"/>
        </w:rPr>
        <w:t>Jpn</w:t>
      </w:r>
      <w:proofErr w:type="spellEnd"/>
      <w:r w:rsidRPr="00E92F3F">
        <w:rPr>
          <w:rFonts w:cs="Helvetica"/>
          <w:i/>
          <w:iCs/>
          <w:color w:val="auto"/>
          <w:sz w:val="18"/>
          <w:szCs w:val="18"/>
          <w:shd w:val="clear" w:color="auto" w:fill="FFFFFF"/>
        </w:rPr>
        <w:t>. Soc. Mech. Eng. Ser. C</w:t>
      </w:r>
      <w:r w:rsidRPr="00E92F3F">
        <w:rPr>
          <w:rFonts w:cs="Helvetica"/>
          <w:color w:val="auto"/>
          <w:sz w:val="18"/>
          <w:szCs w:val="18"/>
          <w:shd w:val="clear" w:color="auto" w:fill="FFFFFF"/>
        </w:rPr>
        <w:t xml:space="preserve"> </w:t>
      </w:r>
      <w:r>
        <w:rPr>
          <w:rFonts w:cs="Helvetica"/>
          <w:b/>
          <w:bCs/>
          <w:color w:val="auto"/>
          <w:sz w:val="18"/>
          <w:szCs w:val="18"/>
          <w:shd w:val="clear" w:color="auto" w:fill="FFFFFF"/>
        </w:rPr>
        <w:t>1992</w:t>
      </w:r>
      <w:r>
        <w:rPr>
          <w:rFonts w:cs="Helvetica"/>
          <w:bCs/>
          <w:color w:val="auto"/>
          <w:sz w:val="18"/>
          <w:szCs w:val="18"/>
          <w:shd w:val="clear" w:color="auto" w:fill="FFFFFF"/>
        </w:rPr>
        <w:t xml:space="preserve">, </w:t>
      </w:r>
      <w:r>
        <w:rPr>
          <w:rFonts w:cs="Helvetica"/>
          <w:bCs/>
          <w:i/>
          <w:color w:val="auto"/>
          <w:sz w:val="18"/>
          <w:szCs w:val="18"/>
          <w:shd w:val="clear" w:color="auto" w:fill="FFFFFF"/>
        </w:rPr>
        <w:t>58</w:t>
      </w:r>
      <w:r>
        <w:rPr>
          <w:rFonts w:cs="Helvetica"/>
          <w:bCs/>
          <w:color w:val="auto"/>
          <w:sz w:val="18"/>
          <w:szCs w:val="18"/>
          <w:shd w:val="clear" w:color="auto" w:fill="FFFFFF"/>
        </w:rPr>
        <w:t>, 3714–3721</w:t>
      </w:r>
      <w:r>
        <w:rPr>
          <w:noProof/>
          <w:color w:val="auto"/>
          <w:sz w:val="18"/>
          <w:szCs w:val="18"/>
        </w:rPr>
        <w:t>. https://doi.org/</w:t>
      </w:r>
      <w:r w:rsidRPr="00E92F3F">
        <w:rPr>
          <w:noProof/>
          <w:color w:val="auto"/>
          <w:sz w:val="18"/>
          <w:szCs w:val="18"/>
        </w:rPr>
        <w:t>10.1299/kikaic.58.3714.</w:t>
      </w:r>
    </w:p>
    <w:p w14:paraId="40E0C1A9" w14:textId="77777777" w:rsidR="00F334B7" w:rsidRPr="00E92F3F" w:rsidRDefault="00F334B7" w:rsidP="00F334B7">
      <w:pPr>
        <w:pStyle w:val="ListParagraph"/>
        <w:widowControl w:val="0"/>
        <w:numPr>
          <w:ilvl w:val="0"/>
          <w:numId w:val="25"/>
        </w:numPr>
        <w:autoSpaceDE w:val="0"/>
        <w:autoSpaceDN w:val="0"/>
        <w:adjustRightInd w:val="0"/>
        <w:snapToGrid w:val="0"/>
        <w:spacing w:line="228" w:lineRule="auto"/>
        <w:ind w:left="425" w:hanging="425"/>
        <w:contextualSpacing w:val="0"/>
        <w:rPr>
          <w:noProof/>
          <w:color w:val="auto"/>
          <w:sz w:val="18"/>
          <w:szCs w:val="18"/>
        </w:rPr>
      </w:pPr>
      <w:r w:rsidRPr="00E92F3F">
        <w:rPr>
          <w:noProof/>
          <w:color w:val="auto"/>
          <w:sz w:val="18"/>
          <w:szCs w:val="18"/>
        </w:rPr>
        <w:t xml:space="preserve">Krämer, E. </w:t>
      </w:r>
      <w:r w:rsidRPr="00E92F3F">
        <w:rPr>
          <w:i/>
          <w:iCs/>
          <w:noProof/>
          <w:color w:val="auto"/>
          <w:sz w:val="18"/>
          <w:szCs w:val="18"/>
        </w:rPr>
        <w:t>Dynamics of Rotors and Foundations</w:t>
      </w:r>
      <w:r w:rsidRPr="00E92F3F">
        <w:rPr>
          <w:noProof/>
          <w:color w:val="auto"/>
          <w:sz w:val="18"/>
          <w:szCs w:val="18"/>
        </w:rPr>
        <w:t>; Springer: Berlin/Heidelberg, Germany, 1993.</w:t>
      </w:r>
    </w:p>
    <w:p w14:paraId="48C86799" w14:textId="77777777" w:rsidR="0052159B" w:rsidRPr="003A3454" w:rsidRDefault="0052159B" w:rsidP="0052159B">
      <w:pPr>
        <w:widowControl w:val="0"/>
        <w:autoSpaceDE w:val="0"/>
        <w:autoSpaceDN w:val="0"/>
        <w:adjustRightInd w:val="0"/>
        <w:spacing w:line="240" w:lineRule="atLeast"/>
        <w:ind w:left="640" w:hanging="640"/>
      </w:pPr>
    </w:p>
    <w:p w14:paraId="68A6AC2C" w14:textId="0066BF93" w:rsidR="003C2747" w:rsidRPr="00924924" w:rsidRDefault="00924924" w:rsidP="00924924">
      <w:pPr>
        <w:pStyle w:val="MDPI63Notes"/>
      </w:pPr>
      <w:r w:rsidRPr="00924924">
        <w:rPr>
          <w:b/>
        </w:rPr>
        <w:t>Disclaimer/Publisher’s Note:</w:t>
      </w:r>
      <w:r w:rsidRPr="00924924">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w:t>
      </w:r>
      <w:proofErr w:type="gramStart"/>
      <w:r w:rsidRPr="00924924">
        <w:t>instructions</w:t>
      </w:r>
      <w:proofErr w:type="gramEnd"/>
      <w:r w:rsidRPr="00924924">
        <w:t xml:space="preserve"> or products referred to in the content.</w:t>
      </w:r>
    </w:p>
    <w:sectPr w:rsidR="003C2747" w:rsidRPr="00924924" w:rsidSect="00403C59">
      <w:headerReference w:type="even" r:id="rId28"/>
      <w:headerReference w:type="default" r:id="rId29"/>
      <w:footerReference w:type="default" r:id="rId30"/>
      <w:headerReference w:type="first" r:id="rId31"/>
      <w:footerReference w:type="first" r:id="rId32"/>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DPI" w:date="2023-01-07T12:27:00Z" w:initials="M">
    <w:p w14:paraId="4C7C9567" w14:textId="77777777" w:rsidR="00F334B7" w:rsidRDefault="00F334B7" w:rsidP="00F334B7">
      <w:pPr>
        <w:pStyle w:val="CommentText"/>
      </w:pPr>
      <w:r>
        <w:rPr>
          <w:rStyle w:val="CommentReference"/>
        </w:rPr>
        <w:annotationRef/>
      </w:r>
      <w:r>
        <w:t>Dear authors:</w:t>
      </w:r>
    </w:p>
    <w:p w14:paraId="627C7EC9" w14:textId="77777777" w:rsidR="00F334B7" w:rsidRDefault="00F334B7" w:rsidP="00F334B7">
      <w:pPr>
        <w:pStyle w:val="CommentText"/>
      </w:pPr>
      <w:r>
        <w:t>1. The initial layout for your manuscript was done by our layout team. Please do not change the layout, otherwise we cannot proceed to the next step.</w:t>
      </w:r>
    </w:p>
    <w:p w14:paraId="5D18D436" w14:textId="77777777" w:rsidR="00F334B7" w:rsidRDefault="00F334B7" w:rsidP="00F334B7">
      <w:pPr>
        <w:pStyle w:val="CommentText"/>
      </w:pPr>
      <w:r>
        <w:t>2. Please do not delete our comments.</w:t>
      </w:r>
    </w:p>
    <w:p w14:paraId="1C920ABD" w14:textId="77777777" w:rsidR="00F334B7" w:rsidRDefault="00F334B7" w:rsidP="00F334B7">
      <w:pPr>
        <w:pStyle w:val="CommentText"/>
      </w:pPr>
      <w:r>
        <w:t>3. Please revise and answer all questions that we proposed. Such as: “It should be italic”; “I confirm”; “I have checked and revised all.”</w:t>
      </w:r>
    </w:p>
    <w:p w14:paraId="29B2B673" w14:textId="77777777" w:rsidR="00F334B7" w:rsidRDefault="00F334B7" w:rsidP="00F334B7">
      <w:pPr>
        <w:pStyle w:val="CommentText"/>
      </w:pPr>
      <w:r>
        <w:t>4. Please directly correct on this version.</w:t>
      </w:r>
    </w:p>
    <w:p w14:paraId="480E1FAF" w14:textId="77777777" w:rsidR="00F334B7" w:rsidRDefault="00F334B7" w:rsidP="00F334B7">
      <w:pPr>
        <w:pStyle w:val="CommentText"/>
      </w:pPr>
      <w:r>
        <w:t xml:space="preserve">5. The format of all symbols in the equations, figures, and main text should be the same. Bold or not; italic or not. </w:t>
      </w:r>
    </w:p>
    <w:p w14:paraId="2BE216AF" w14:textId="60E26878" w:rsidR="00F334B7" w:rsidRDefault="00F334B7" w:rsidP="00F334B7">
      <w:pPr>
        <w:pStyle w:val="CommentText"/>
      </w:pPr>
      <w:r>
        <w:t>6. All figures, tables, equations, and references should be cited in a sequential order. Please check again as we might have missed something.</w:t>
      </w:r>
    </w:p>
  </w:comment>
  <w:comment w:id="1" w:author="MDPI" w:date="2022-12-30T19:02:00Z" w:initials="M">
    <w:p w14:paraId="57744B16" w14:textId="77777777" w:rsidR="00AE75A9" w:rsidRDefault="00AE75A9" w:rsidP="00AE75A9">
      <w:pPr>
        <w:pStyle w:val="CommentText"/>
      </w:pPr>
      <w:r>
        <w:rPr>
          <w:rStyle w:val="CommentReference"/>
        </w:rPr>
        <w:annotationRef/>
      </w:r>
      <w:r>
        <w:t>Please check all author names carefully.</w:t>
      </w:r>
    </w:p>
  </w:comment>
  <w:comment w:id="2" w:author="Harry Questa" w:date="2023-01-09T18:53:00Z" w:initials="HQ">
    <w:p w14:paraId="0861C3EA" w14:textId="77777777" w:rsidR="00FF7E6E" w:rsidRDefault="00FF7E6E" w:rsidP="00E557C2">
      <w:pPr>
        <w:pStyle w:val="CommentText"/>
        <w:jc w:val="left"/>
      </w:pPr>
      <w:r>
        <w:rPr>
          <w:rStyle w:val="CommentReference"/>
        </w:rPr>
        <w:annotationRef/>
      </w:r>
      <w:r>
        <w:t>Checked</w:t>
      </w:r>
    </w:p>
  </w:comment>
  <w:comment w:id="3" w:author="MDPI" w:date="2022-12-30T18:42:00Z" w:initials="M">
    <w:p w14:paraId="34899F29" w14:textId="56854C2A" w:rsidR="00474B2F" w:rsidRDefault="00474B2F">
      <w:pPr>
        <w:pStyle w:val="CommentText"/>
      </w:pPr>
      <w:r>
        <w:rPr>
          <w:rStyle w:val="CommentReference"/>
        </w:rPr>
        <w:annotationRef/>
      </w:r>
      <w:r>
        <w:t xml:space="preserve">Please carefully check the accuracy of names and affiliations. </w:t>
      </w:r>
    </w:p>
  </w:comment>
  <w:comment w:id="4" w:author="Harry Questa" w:date="2023-01-09T18:53:00Z" w:initials="HQ">
    <w:p w14:paraId="411FF161" w14:textId="77777777" w:rsidR="004A369F" w:rsidRDefault="004A369F" w:rsidP="00A13975">
      <w:pPr>
        <w:pStyle w:val="CommentText"/>
        <w:jc w:val="left"/>
      </w:pPr>
      <w:r>
        <w:rPr>
          <w:rStyle w:val="CommentReference"/>
        </w:rPr>
        <w:annotationRef/>
      </w:r>
      <w:r>
        <w:t>Checked</w:t>
      </w:r>
    </w:p>
  </w:comment>
  <w:comment w:id="7" w:author="MDPI" w:date="2022-12-30T19:03:00Z" w:initials="M">
    <w:p w14:paraId="00679866" w14:textId="66FB56AA" w:rsidR="00A11EC4" w:rsidRDefault="00A11EC4">
      <w:pPr>
        <w:pStyle w:val="CommentText"/>
      </w:pPr>
      <w:r>
        <w:rPr>
          <w:rStyle w:val="CommentReference"/>
        </w:rPr>
        <w:annotationRef/>
      </w:r>
      <w:r>
        <w:t>P</w:t>
      </w:r>
      <w:r>
        <w:rPr>
          <w:rFonts w:hint="eastAsia"/>
        </w:rPr>
        <w:t>lease</w:t>
      </w:r>
      <w:r>
        <w:t xml:space="preserve"> add postcode</w:t>
      </w:r>
    </w:p>
  </w:comment>
  <w:comment w:id="8" w:author="Harry Questa" w:date="2023-01-09T18:53:00Z" w:initials="HQ">
    <w:p w14:paraId="6A959769" w14:textId="77777777" w:rsidR="004A369F" w:rsidRDefault="004A369F" w:rsidP="005B518C">
      <w:pPr>
        <w:pStyle w:val="CommentText"/>
        <w:jc w:val="left"/>
      </w:pPr>
      <w:r>
        <w:rPr>
          <w:rStyle w:val="CommentReference"/>
        </w:rPr>
        <w:annotationRef/>
      </w:r>
      <w:r>
        <w:t>Added</w:t>
      </w:r>
    </w:p>
  </w:comment>
  <w:comment w:id="9" w:author="MDPI" w:date="2022-12-30T19:05:00Z" w:initials="M">
    <w:p w14:paraId="21751153" w14:textId="0D656316" w:rsidR="00B21AC1" w:rsidRDefault="00B21AC1">
      <w:pPr>
        <w:pStyle w:val="CommentText"/>
      </w:pPr>
      <w:r>
        <w:rPr>
          <w:rStyle w:val="CommentReference"/>
        </w:rPr>
        <w:annotationRef/>
      </w:r>
      <w:r>
        <w:t xml:space="preserve">Modify −1 into sup format and please check if dot should be center dot </w:t>
      </w:r>
      <w:r w:rsidR="00681693">
        <w:t>·</w:t>
      </w:r>
    </w:p>
  </w:comment>
  <w:comment w:id="10" w:author="Harry Questa" w:date="2023-01-09T18:55:00Z" w:initials="HQ">
    <w:p w14:paraId="0C6C120F" w14:textId="77777777" w:rsidR="007266F5" w:rsidRDefault="007266F5" w:rsidP="00E972ED">
      <w:pPr>
        <w:pStyle w:val="CommentText"/>
        <w:jc w:val="left"/>
      </w:pPr>
      <w:r>
        <w:rPr>
          <w:rStyle w:val="CommentReference"/>
        </w:rPr>
        <w:annotationRef/>
      </w:r>
      <w:r>
        <w:t>Modified to sup format and changed to centre dot. Centre dot now used consistently throughout.</w:t>
      </w:r>
    </w:p>
  </w:comment>
  <w:comment w:id="16" w:author="MDPI" w:date="2022-12-30T19:06:00Z" w:initials="M">
    <w:p w14:paraId="5E002EF6" w14:textId="31D7F115" w:rsidR="00A84553" w:rsidRDefault="00A84553">
      <w:pPr>
        <w:pStyle w:val="CommentText"/>
      </w:pPr>
      <w:r>
        <w:rPr>
          <w:rStyle w:val="CommentReference"/>
        </w:rPr>
        <w:annotationRef/>
      </w:r>
      <w:r>
        <w:t>Please check if “z,y” should be italic</w:t>
      </w:r>
    </w:p>
  </w:comment>
  <w:comment w:id="17" w:author="Harry Questa" w:date="2023-01-09T18:56:00Z" w:initials="HQ">
    <w:p w14:paraId="38C0E56D" w14:textId="77777777" w:rsidR="007266F5" w:rsidRDefault="007266F5" w:rsidP="005D25FF">
      <w:pPr>
        <w:pStyle w:val="CommentText"/>
        <w:jc w:val="left"/>
      </w:pPr>
      <w:r>
        <w:rPr>
          <w:rStyle w:val="CommentReference"/>
        </w:rPr>
        <w:annotationRef/>
      </w:r>
      <w:r>
        <w:t>Made italic</w:t>
      </w:r>
    </w:p>
  </w:comment>
  <w:comment w:id="26" w:author="MDPI" w:date="2022-12-30T19:07:00Z" w:initials="M">
    <w:p w14:paraId="05662AF2" w14:textId="09C2BB4B" w:rsidR="005571DA" w:rsidRDefault="005571DA">
      <w:pPr>
        <w:pStyle w:val="CommentText"/>
      </w:pPr>
      <w:r>
        <w:rPr>
          <w:rStyle w:val="CommentReference"/>
        </w:rPr>
        <w:annotationRef/>
      </w:r>
      <w:r>
        <w:t>Please check if dot should be center dot “·”</w:t>
      </w:r>
    </w:p>
  </w:comment>
  <w:comment w:id="27" w:author="Harry Questa" w:date="2023-01-09T18:57:00Z" w:initials="HQ">
    <w:p w14:paraId="6B715C32" w14:textId="77777777" w:rsidR="00E84411" w:rsidRDefault="00043AAD" w:rsidP="00541BE4">
      <w:pPr>
        <w:pStyle w:val="CommentText"/>
        <w:jc w:val="left"/>
      </w:pPr>
      <w:r>
        <w:rPr>
          <w:rStyle w:val="CommentReference"/>
        </w:rPr>
        <w:annotationRef/>
      </w:r>
      <w:r w:rsidR="00E84411">
        <w:t>Dots removed for consistency with other equations</w:t>
      </w:r>
    </w:p>
  </w:comment>
  <w:comment w:id="31" w:author="MDPI" w:date="2022-12-30T18:51:00Z" w:initials="M">
    <w:p w14:paraId="4C6F8B83" w14:textId="0C44CB1A" w:rsidR="00CE6A7E" w:rsidRDefault="00CE6A7E">
      <w:pPr>
        <w:pStyle w:val="CommentText"/>
      </w:pPr>
      <w:r>
        <w:rPr>
          <w:rStyle w:val="CommentReference"/>
        </w:rPr>
        <w:annotationRef/>
      </w:r>
      <w:r>
        <w:t>Equation order is wrong, please modify</w:t>
      </w:r>
      <w:r w:rsidR="00F334B7">
        <w:t>. This should be 11.</w:t>
      </w:r>
    </w:p>
  </w:comment>
  <w:comment w:id="32" w:author="Harry Questa" w:date="2023-01-09T19:00:00Z" w:initials="HQ">
    <w:p w14:paraId="2EE1AE2F" w14:textId="77777777" w:rsidR="00D8495D" w:rsidRDefault="00D8495D" w:rsidP="005C005E">
      <w:pPr>
        <w:pStyle w:val="CommentText"/>
        <w:jc w:val="left"/>
      </w:pPr>
      <w:r>
        <w:rPr>
          <w:rStyle w:val="CommentReference"/>
        </w:rPr>
        <w:annotationRef/>
      </w:r>
      <w:r>
        <w:t>Modified throughout, including in the body of text</w:t>
      </w:r>
    </w:p>
  </w:comment>
  <w:comment w:id="50" w:author="MDPI" w:date="2022-12-30T19:08:00Z" w:initials="M">
    <w:p w14:paraId="5B825268" w14:textId="264C971C" w:rsidR="00BB58C4" w:rsidRDefault="00BB58C4">
      <w:pPr>
        <w:pStyle w:val="CommentText"/>
      </w:pPr>
      <w:r>
        <w:rPr>
          <w:rStyle w:val="CommentReference"/>
        </w:rPr>
        <w:annotationRef/>
      </w:r>
      <w:r>
        <w:t>Please use commas to separate thousands for numbers with five or more digits (not four digits) in the picture, e.g., “10000” should be “10,000”.</w:t>
      </w:r>
    </w:p>
  </w:comment>
  <w:comment w:id="51" w:author="Harry Questa" w:date="2023-01-09T20:31:00Z" w:initials="HQ">
    <w:p w14:paraId="7EA9B40E" w14:textId="77777777" w:rsidR="009C4432" w:rsidRDefault="009C4432" w:rsidP="00E718C7">
      <w:pPr>
        <w:pStyle w:val="CommentText"/>
        <w:jc w:val="left"/>
      </w:pPr>
      <w:r>
        <w:rPr>
          <w:rStyle w:val="CommentReference"/>
        </w:rPr>
        <w:annotationRef/>
      </w:r>
      <w:r>
        <w:t>Updated figure</w:t>
      </w:r>
    </w:p>
  </w:comment>
  <w:comment w:id="64" w:author="Scott DeGregorio" w:date="2023-01-06T13:26:00Z" w:initials="SD">
    <w:p w14:paraId="5D4DC263" w14:textId="70DE6A3C" w:rsidR="007628FA" w:rsidRDefault="007628FA" w:rsidP="0012375F">
      <w:pPr>
        <w:jc w:val="left"/>
      </w:pPr>
      <w:r>
        <w:rPr>
          <w:rStyle w:val="CommentReference"/>
        </w:rPr>
        <w:annotationRef/>
      </w:r>
      <w:r>
        <w:t xml:space="preserve">please check intended meaning </w:t>
      </w:r>
    </w:p>
  </w:comment>
  <w:comment w:id="65" w:author="Harry Questa" w:date="2023-01-09T19:07:00Z" w:initials="HQ">
    <w:p w14:paraId="1FDEDC54" w14:textId="77777777" w:rsidR="004C6A91" w:rsidRDefault="004C6A91" w:rsidP="00E52481">
      <w:pPr>
        <w:pStyle w:val="CommentText"/>
        <w:jc w:val="left"/>
      </w:pPr>
      <w:r>
        <w:rPr>
          <w:rStyle w:val="CommentReference"/>
        </w:rPr>
        <w:annotationRef/>
      </w:r>
      <w:r>
        <w:t>This has been reworded to provide greater clarity.</w:t>
      </w:r>
    </w:p>
  </w:comment>
  <w:comment w:id="76" w:author="MDPI" w:date="2022-12-30T19:09:00Z" w:initials="M">
    <w:p w14:paraId="620DF21D" w14:textId="30A5603C" w:rsidR="00BB58C4" w:rsidRDefault="00BB58C4">
      <w:pPr>
        <w:pStyle w:val="CommentText"/>
      </w:pPr>
      <w:r>
        <w:rPr>
          <w:rStyle w:val="CommentReference"/>
        </w:rPr>
        <w:annotationRef/>
      </w:r>
      <w:r>
        <w:t>Please check if the dot should be center dot, the following with highlighting are same</w:t>
      </w:r>
    </w:p>
  </w:comment>
  <w:comment w:id="77" w:author="Harry Questa" w:date="2023-01-09T20:27:00Z" w:initials="HQ">
    <w:p w14:paraId="0FE1A696" w14:textId="77777777" w:rsidR="000A7F86" w:rsidRDefault="000A7F86" w:rsidP="005D367D">
      <w:pPr>
        <w:pStyle w:val="CommentText"/>
        <w:jc w:val="left"/>
      </w:pPr>
      <w:r>
        <w:rPr>
          <w:rStyle w:val="CommentReference"/>
        </w:rPr>
        <w:annotationRef/>
      </w:r>
      <w:r>
        <w:t>Changed to centre dot</w:t>
      </w:r>
    </w:p>
  </w:comment>
  <w:comment w:id="79" w:author="MDPI" w:date="2022-12-30T19:10:00Z" w:initials="M">
    <w:p w14:paraId="4E036A4B" w14:textId="4257D68F" w:rsidR="00903BAA" w:rsidRDefault="00903BAA">
      <w:pPr>
        <w:pStyle w:val="CommentText"/>
      </w:pPr>
      <w:r>
        <w:rPr>
          <w:rStyle w:val="CommentReference"/>
        </w:rPr>
        <w:annotationRef/>
      </w:r>
      <w:r>
        <w:t>Please use commas to separate thousands for numbers with five or more digits (not four digits) in the picture, e.g., “10000” should be “10,000”.</w:t>
      </w:r>
    </w:p>
  </w:comment>
  <w:comment w:id="80" w:author="Harry Questa" w:date="2023-01-09T21:18:00Z" w:initials="HQ">
    <w:p w14:paraId="20D504BE" w14:textId="77777777" w:rsidR="00952FDC" w:rsidRDefault="00952FDC" w:rsidP="009E03C8">
      <w:pPr>
        <w:pStyle w:val="CommentText"/>
        <w:jc w:val="left"/>
      </w:pPr>
      <w:r>
        <w:rPr>
          <w:rStyle w:val="CommentReference"/>
        </w:rPr>
        <w:annotationRef/>
      </w:r>
      <w:r>
        <w:t>Updated figure</w:t>
      </w:r>
    </w:p>
  </w:comment>
  <w:comment w:id="82" w:author="MDPI" w:date="2022-12-30T19:10:00Z" w:initials="M">
    <w:p w14:paraId="5D10C4F4" w14:textId="7D74B53F" w:rsidR="00903BAA" w:rsidRDefault="00903BAA">
      <w:pPr>
        <w:pStyle w:val="CommentText"/>
      </w:pPr>
      <w:r>
        <w:rPr>
          <w:rStyle w:val="CommentReference"/>
        </w:rPr>
        <w:annotationRef/>
      </w:r>
      <w:r>
        <w:t>Should it be 20°</w:t>
      </w:r>
      <w:r w:rsidR="00F334B7">
        <w:t xml:space="preserve"> ?</w:t>
      </w:r>
    </w:p>
  </w:comment>
  <w:comment w:id="83" w:author="Harry Questa" w:date="2023-01-09T19:08:00Z" w:initials="HQ">
    <w:p w14:paraId="15F2B026" w14:textId="77777777" w:rsidR="00602502" w:rsidRDefault="00602502" w:rsidP="00CF5427">
      <w:pPr>
        <w:pStyle w:val="CommentText"/>
        <w:jc w:val="left"/>
      </w:pPr>
      <w:r>
        <w:rPr>
          <w:rStyle w:val="CommentReference"/>
        </w:rPr>
        <w:annotationRef/>
      </w:r>
      <w:r>
        <w:t>Spaces removed</w:t>
      </w:r>
    </w:p>
  </w:comment>
  <w:comment w:id="87" w:author="MDPI" w:date="2022-12-30T19:11:00Z" w:initials="M">
    <w:p w14:paraId="0D684156" w14:textId="43EC8202" w:rsidR="00796D0F" w:rsidRDefault="00796D0F">
      <w:pPr>
        <w:pStyle w:val="CommentText"/>
      </w:pPr>
      <w:r>
        <w:rPr>
          <w:rStyle w:val="CommentReference"/>
        </w:rPr>
        <w:annotationRef/>
      </w:r>
      <w:r>
        <w:t>Please use commas to separate thousands for numbers with five or more digits (not four digits) in the picture, e.g., “10000” should be “10,000”.</w:t>
      </w:r>
    </w:p>
  </w:comment>
  <w:comment w:id="88" w:author="Harry Questa" w:date="2023-01-09T21:19:00Z" w:initials="HQ">
    <w:p w14:paraId="5B0C83C0" w14:textId="77777777" w:rsidR="00952FDC" w:rsidRDefault="00952FDC" w:rsidP="002671A1">
      <w:pPr>
        <w:pStyle w:val="CommentText"/>
        <w:jc w:val="left"/>
      </w:pPr>
      <w:r>
        <w:rPr>
          <w:rStyle w:val="CommentReference"/>
        </w:rPr>
        <w:annotationRef/>
      </w:r>
      <w:r>
        <w:t>Updated figure</w:t>
      </w:r>
    </w:p>
  </w:comment>
  <w:comment w:id="89" w:author="MDPI" w:date="2022-12-30T19:11:00Z" w:initials="M">
    <w:p w14:paraId="3AE05BE2" w14:textId="70A5C57C" w:rsidR="00796D0F" w:rsidRDefault="00796D0F">
      <w:pPr>
        <w:pStyle w:val="CommentText"/>
      </w:pPr>
      <w:r>
        <w:rPr>
          <w:rStyle w:val="CommentReference"/>
        </w:rPr>
        <w:annotationRef/>
      </w:r>
      <w:r>
        <w:t>Please use commas to separate thousands for numbers with five or more digits (not four digits) in the picture, e.g., “10000” should be “10,000”.</w:t>
      </w:r>
    </w:p>
  </w:comment>
  <w:comment w:id="90" w:author="Harry Questa" w:date="2023-01-09T21:19:00Z" w:initials="HQ">
    <w:p w14:paraId="0DE55773" w14:textId="77777777" w:rsidR="00952FDC" w:rsidRDefault="00952FDC" w:rsidP="008B7082">
      <w:pPr>
        <w:pStyle w:val="CommentText"/>
        <w:jc w:val="left"/>
      </w:pPr>
      <w:r>
        <w:rPr>
          <w:rStyle w:val="CommentReference"/>
        </w:rPr>
        <w:annotationRef/>
      </w:r>
      <w:r>
        <w:t>Updated figure</w:t>
      </w:r>
    </w:p>
  </w:comment>
  <w:comment w:id="92" w:author="MDPI" w:date="2022-12-30T19:11:00Z" w:initials="M">
    <w:p w14:paraId="6A8526F8" w14:textId="0789CB8F" w:rsidR="00796D0F" w:rsidRDefault="00796D0F">
      <w:pPr>
        <w:pStyle w:val="CommentText"/>
      </w:pPr>
      <w:r>
        <w:rPr>
          <w:rStyle w:val="CommentReference"/>
        </w:rPr>
        <w:annotationRef/>
      </w:r>
      <w:r>
        <w:t>Please use commas to separate thousands for numbers with five or more digits (not four digits) in the picture, e.g., “10000” should be “10,000”.</w:t>
      </w:r>
    </w:p>
  </w:comment>
  <w:comment w:id="93" w:author="Harry Questa" w:date="2023-01-09T21:19:00Z" w:initials="HQ">
    <w:p w14:paraId="227A1690" w14:textId="77777777" w:rsidR="00952FDC" w:rsidRDefault="00952FDC" w:rsidP="00F17577">
      <w:pPr>
        <w:pStyle w:val="CommentText"/>
        <w:jc w:val="left"/>
      </w:pPr>
      <w:r>
        <w:rPr>
          <w:rStyle w:val="CommentReference"/>
        </w:rPr>
        <w:annotationRef/>
      </w:r>
      <w:r>
        <w:t>Updated figure</w:t>
      </w:r>
    </w:p>
  </w:comment>
  <w:comment w:id="96" w:author="MDPI" w:date="2022-12-30T19:12:00Z" w:initials="M">
    <w:p w14:paraId="13CBDB8B" w14:textId="2740BDC1" w:rsidR="00796D0F" w:rsidRDefault="00796D0F">
      <w:pPr>
        <w:pStyle w:val="CommentText"/>
      </w:pPr>
      <w:r>
        <w:rPr>
          <w:rStyle w:val="CommentReference"/>
        </w:rPr>
        <w:annotationRef/>
      </w:r>
      <w:r>
        <w:t>Please use commas to separate thousands for numbers with five or more digits (not four digits) in the picture, e.g., “10000” should be “10,000”.</w:t>
      </w:r>
    </w:p>
  </w:comment>
  <w:comment w:id="97" w:author="Harry Questa" w:date="2023-01-09T21:19:00Z" w:initials="HQ">
    <w:p w14:paraId="796CC99C" w14:textId="77777777" w:rsidR="00952FDC" w:rsidRDefault="00952FDC" w:rsidP="003F69DD">
      <w:pPr>
        <w:pStyle w:val="CommentText"/>
        <w:jc w:val="left"/>
      </w:pPr>
      <w:r>
        <w:rPr>
          <w:rStyle w:val="CommentReference"/>
        </w:rPr>
        <w:annotationRef/>
      </w:r>
      <w:r>
        <w:t>Updated figure</w:t>
      </w:r>
    </w:p>
  </w:comment>
  <w:comment w:id="98" w:author="MDPI" w:date="2022-12-30T19:12:00Z" w:initials="M">
    <w:p w14:paraId="615645D7" w14:textId="672C466E" w:rsidR="00796D0F" w:rsidRDefault="00796D0F">
      <w:pPr>
        <w:pStyle w:val="CommentText"/>
      </w:pPr>
      <w:r>
        <w:rPr>
          <w:rStyle w:val="CommentReference"/>
        </w:rPr>
        <w:annotationRef/>
      </w:r>
      <w:r>
        <w:t>1: Please use commas to separate thousands for numbers with five or more digits (not four digits) in the picture, e.g., “10000” should be “10,000”.</w:t>
      </w:r>
    </w:p>
    <w:p w14:paraId="4E58AC69" w14:textId="3EAB91AE" w:rsidR="00796D0F" w:rsidRDefault="00796D0F" w:rsidP="00796D0F">
      <w:pPr>
        <w:pStyle w:val="CommentText"/>
      </w:pPr>
      <w:r>
        <w:t xml:space="preserve">2: </w:t>
      </w:r>
      <w:r>
        <w:rPr>
          <w:rStyle w:val="CommentReference"/>
        </w:rPr>
        <w:annotationRef/>
      </w:r>
      <w:r>
        <w:t>Please change the hyphen (-) into a minus sign (−, “U+2212”), e.g., “-1” should be “−1”.</w:t>
      </w:r>
    </w:p>
  </w:comment>
  <w:comment w:id="99" w:author="Harry Questa" w:date="2023-01-09T21:21:00Z" w:initials="HQ">
    <w:p w14:paraId="23B04E0D" w14:textId="77777777" w:rsidR="00FE55FB" w:rsidRDefault="00FE55FB" w:rsidP="00203CCB">
      <w:pPr>
        <w:pStyle w:val="CommentText"/>
        <w:jc w:val="left"/>
      </w:pPr>
      <w:r>
        <w:rPr>
          <w:rStyle w:val="CommentReference"/>
        </w:rPr>
        <w:annotationRef/>
      </w:r>
      <w:r>
        <w:t>Updated figure</w:t>
      </w:r>
    </w:p>
  </w:comment>
  <w:comment w:id="100" w:author="MDPI" w:date="2022-12-30T19:13:00Z" w:initials="M">
    <w:p w14:paraId="1C257A33" w14:textId="025F760E" w:rsidR="00796D0F" w:rsidRDefault="00796D0F">
      <w:pPr>
        <w:pStyle w:val="CommentText"/>
      </w:pPr>
      <w:r>
        <w:rPr>
          <w:rStyle w:val="CommentReference"/>
        </w:rPr>
        <w:annotationRef/>
      </w:r>
      <w:r>
        <w:t>Please use commas to separate thousands for numbers with five or more digits (not four digits) in the picture, e.g., “10000” should be “10,000”.</w:t>
      </w:r>
    </w:p>
  </w:comment>
  <w:comment w:id="101" w:author="Harry Questa" w:date="2023-01-09T21:21:00Z" w:initials="HQ">
    <w:p w14:paraId="1C621AE4" w14:textId="77777777" w:rsidR="00FE55FB" w:rsidRDefault="00FE55FB" w:rsidP="00D143ED">
      <w:pPr>
        <w:pStyle w:val="CommentText"/>
        <w:jc w:val="left"/>
      </w:pPr>
      <w:r>
        <w:rPr>
          <w:rStyle w:val="CommentReference"/>
        </w:rPr>
        <w:annotationRef/>
      </w:r>
      <w:r>
        <w:t>Updated figure</w:t>
      </w:r>
    </w:p>
  </w:comment>
  <w:comment w:id="105" w:author="Harry Questa" w:date="2023-01-10T17:43:00Z" w:initials="HQ">
    <w:p w14:paraId="2599D8FE" w14:textId="77777777" w:rsidR="00996834" w:rsidRDefault="00996834" w:rsidP="009C2548">
      <w:pPr>
        <w:pStyle w:val="CommentText"/>
        <w:jc w:val="left"/>
      </w:pPr>
      <w:r>
        <w:rPr>
          <w:rStyle w:val="CommentReference"/>
        </w:rPr>
        <w:annotationRef/>
      </w:r>
      <w:r>
        <w:t>Defined term in conclusion</w:t>
      </w:r>
    </w:p>
  </w:comment>
  <w:comment w:id="117" w:author="Harry Questa" w:date="2023-01-10T17:43:00Z" w:initials="HQ">
    <w:p w14:paraId="11CACB9B" w14:textId="77777777" w:rsidR="00996834" w:rsidRDefault="00996834" w:rsidP="00911F29">
      <w:pPr>
        <w:pStyle w:val="CommentText"/>
        <w:jc w:val="left"/>
      </w:pPr>
      <w:r>
        <w:rPr>
          <w:rStyle w:val="CommentReference"/>
        </w:rPr>
        <w:annotationRef/>
      </w:r>
      <w:r>
        <w:t>Changed crucial to critical</w:t>
      </w:r>
    </w:p>
  </w:comment>
  <w:comment w:id="125" w:author="MDPI" w:date="2022-12-30T19:14:00Z" w:initials="M">
    <w:p w14:paraId="7C7468B6" w14:textId="595BCC28" w:rsidR="00EE1420" w:rsidRDefault="002E5DE7" w:rsidP="00583013">
      <w:pPr>
        <w:pStyle w:val="CommentText"/>
      </w:pPr>
      <w:r>
        <w:rPr>
          <w:rStyle w:val="CommentReference"/>
        </w:rPr>
        <w:annotationRef/>
      </w:r>
      <w:r>
        <w:t>No author M.P., should it be M.M.</w:t>
      </w:r>
      <w:r w:rsidR="00D81107">
        <w:t xml:space="preserve"> (</w:t>
      </w:r>
      <w:r w:rsidR="00D81107" w:rsidRPr="00BA2202">
        <w:rPr>
          <w:lang w:val="en-GB"/>
        </w:rPr>
        <w:t>M</w:t>
      </w:r>
      <w:r w:rsidR="00D81107">
        <w:rPr>
          <w:lang w:val="en-GB"/>
        </w:rPr>
        <w:t>ahdi</w:t>
      </w:r>
      <w:r w:rsidR="00D81107" w:rsidRPr="00BA2202">
        <w:rPr>
          <w:lang w:val="en-GB"/>
        </w:rPr>
        <w:t xml:space="preserve"> Mohammadpour</w:t>
      </w:r>
      <w:r w:rsidR="00D81107">
        <w:t>)</w:t>
      </w:r>
      <w:r w:rsidR="00465541">
        <w:t>?</w:t>
      </w:r>
    </w:p>
    <w:p w14:paraId="3EBD7A0B" w14:textId="2610FC4A" w:rsidR="00561356" w:rsidRDefault="00561356" w:rsidP="00583013">
      <w:pPr>
        <w:pStyle w:val="CommentText"/>
      </w:pPr>
      <w:r>
        <w:t>Mahdi Mohammadpour is not mentioned in author contribution part</w:t>
      </w:r>
    </w:p>
  </w:comment>
  <w:comment w:id="126" w:author="Harry Questa" w:date="2023-01-09T18:47:00Z" w:initials="HQ">
    <w:p w14:paraId="3092A742" w14:textId="77777777" w:rsidR="00892CEF" w:rsidRDefault="001251E9" w:rsidP="001325B9">
      <w:pPr>
        <w:pStyle w:val="CommentText"/>
        <w:jc w:val="left"/>
      </w:pPr>
      <w:r>
        <w:rPr>
          <w:rStyle w:val="CommentReference"/>
        </w:rPr>
        <w:annotationRef/>
      </w:r>
      <w:r w:rsidR="00892CEF">
        <w:t>Corrected to M.M.</w:t>
      </w:r>
    </w:p>
  </w:comment>
  <w:comment w:id="127" w:author="MDPI" w:date="2022-12-30T19:15:00Z" w:initials="M">
    <w:p w14:paraId="679EB51C" w14:textId="6DB12849" w:rsidR="00661CB1" w:rsidRDefault="00661CB1">
      <w:pPr>
        <w:pStyle w:val="CommentText"/>
      </w:pPr>
      <w:r>
        <w:rPr>
          <w:rStyle w:val="CommentReference"/>
        </w:rPr>
        <w:annotationRef/>
      </w:r>
      <w:r>
        <w:t>Please add: This research received no external funding or This research was funded by [name of funder] grant number [xxx] And The APC was funded by [XXX]. Information regarding the funder and the funding number should be provided. Please check the accuracy of funding data and any other information carefully.</w:t>
      </w:r>
    </w:p>
  </w:comment>
  <w:comment w:id="128" w:author="Harry Questa" w:date="2023-01-09T18:50:00Z" w:initials="HQ">
    <w:p w14:paraId="7F8EAF84" w14:textId="77777777" w:rsidR="00633D7C" w:rsidRDefault="00633D7C" w:rsidP="00CF7111">
      <w:pPr>
        <w:pStyle w:val="CommentText"/>
        <w:jc w:val="left"/>
      </w:pPr>
      <w:r>
        <w:rPr>
          <w:rStyle w:val="CommentReference"/>
        </w:rPr>
        <w:annotationRef/>
      </w:r>
      <w:r>
        <w:t>This research received no external funding</w:t>
      </w:r>
    </w:p>
  </w:comment>
  <w:comment w:id="133" w:author="MDPI" w:date="2022-12-30T19:15:00Z" w:initials="M">
    <w:p w14:paraId="4BDA6568" w14:textId="099498AA" w:rsidR="00661CB1" w:rsidRDefault="00661CB1">
      <w:pPr>
        <w:pStyle w:val="CommentText"/>
      </w:pPr>
      <w:r>
        <w:rPr>
          <w:rStyle w:val="CommentReference"/>
        </w:rPr>
        <w:annotationRef/>
      </w:r>
      <w:r>
        <w:t>In this section, you should add the Institutional Review Board Statement and approval number, if relevant to your study. You might choose to exclude this statement if the study did not require ethical approval. Please note that the Editorial Office might ask you for further information. Please add “The study was conducted in accordance with the Declaration of Helsinki, and approved by the Institutional Review Board (or Ethics Committee) of NAME OF INSTITUTE (protocol code XXX and date of approval).” for studies involving humans. OR “The animal study protocol was approved by the Institutional Review Board (or Ethics Committee) of NAME OF INSTITUTE (protocol code XXX and date of approval).” for studies involving animals. OR “Ethical review and approval were waived for this study due to REASON (please provide a detailed justification).” OR “Not applicable” for studies not involving humans or animals.</w:t>
      </w:r>
    </w:p>
  </w:comment>
  <w:comment w:id="134" w:author="Harry Questa" w:date="2023-01-09T18:50:00Z" w:initials="HQ">
    <w:p w14:paraId="1EC20BBF" w14:textId="77777777" w:rsidR="00633D7C" w:rsidRDefault="00633D7C" w:rsidP="005F0C57">
      <w:pPr>
        <w:pStyle w:val="CommentText"/>
        <w:jc w:val="left"/>
      </w:pPr>
      <w:r>
        <w:rPr>
          <w:rStyle w:val="CommentReference"/>
        </w:rPr>
        <w:annotationRef/>
      </w:r>
      <w:r>
        <w:t>Excluded</w:t>
      </w:r>
    </w:p>
  </w:comment>
  <w:comment w:id="136" w:author="MDPI" w:date="2022-12-30T19:15:00Z" w:initials="M">
    <w:p w14:paraId="60061ED7" w14:textId="08604C07" w:rsidR="00661CB1" w:rsidRDefault="00661CB1">
      <w:pPr>
        <w:pStyle w:val="CommentText"/>
      </w:pPr>
      <w:r>
        <w:rPr>
          <w:rStyle w:val="CommentReference"/>
        </w:rPr>
        <w:annotationRef/>
      </w:r>
      <w:r>
        <w:t>Any research article describing a study involving humans should contain this statement. Please add “Informed consent was obtained from all subjects involved in the study.” OR “Patient consent was waived due to REASON (please provide a detailed justification).” OR “Not applicable.” for studies not involving humans. You might also choose to exclude this statement if the study did not involve humans.</w:t>
      </w:r>
    </w:p>
    <w:p w14:paraId="4DC75650" w14:textId="75FE511A" w:rsidR="00661CB1" w:rsidRDefault="00661CB1">
      <w:pPr>
        <w:pStyle w:val="CommentText"/>
      </w:pPr>
      <w:r>
        <w:t>Written informed consent for publication must be obtained from participating patients who can be identified (including by the patients themselves). Please state “Written informed consent has been obtained from the patient(s) to publish this paper” if applicable.</w:t>
      </w:r>
    </w:p>
  </w:comment>
  <w:comment w:id="137" w:author="Harry Questa" w:date="2023-01-09T18:50:00Z" w:initials="HQ">
    <w:p w14:paraId="61CAB4A5" w14:textId="77777777" w:rsidR="00633D7C" w:rsidRDefault="00633D7C" w:rsidP="00EA2F72">
      <w:pPr>
        <w:pStyle w:val="CommentText"/>
        <w:jc w:val="left"/>
      </w:pPr>
      <w:r>
        <w:rPr>
          <w:rStyle w:val="CommentReference"/>
        </w:rPr>
        <w:annotationRef/>
      </w:r>
      <w:r>
        <w:t>Added "Not applicable"</w:t>
      </w:r>
    </w:p>
  </w:comment>
  <w:comment w:id="140" w:author="MDPI" w:date="2022-12-30T18:46:00Z" w:initials="M">
    <w:p w14:paraId="3DCE98EC" w14:textId="5B26B67F" w:rsidR="00474B2F" w:rsidRDefault="00474B2F">
      <w:pPr>
        <w:pStyle w:val="CommentText"/>
      </w:pPr>
      <w:r>
        <w:rPr>
          <w:rStyle w:val="CommentReference"/>
        </w:rPr>
        <w:annotationRef/>
      </w:r>
      <w:r>
        <w:t>Please ensure that all individuals included in this section have consented to the acknowledgement.</w:t>
      </w:r>
    </w:p>
  </w:comment>
  <w:comment w:id="141" w:author="Harry Questa" w:date="2023-01-09T18:51:00Z" w:initials="HQ">
    <w:p w14:paraId="582FF7D2" w14:textId="77777777" w:rsidR="00D12339" w:rsidRDefault="00D12339" w:rsidP="00BB2A19">
      <w:pPr>
        <w:pStyle w:val="CommentText"/>
        <w:jc w:val="left"/>
      </w:pPr>
      <w:r>
        <w:rPr>
          <w:rStyle w:val="CommentReference"/>
        </w:rPr>
        <w:annotationRef/>
      </w:r>
      <w:r>
        <w:t>Consented</w:t>
      </w:r>
    </w:p>
  </w:comment>
  <w:comment w:id="177" w:author="MDPI" w:date="2022-12-30T19:53:00Z" w:initials="M">
    <w:p w14:paraId="097235B5" w14:textId="24B4B637" w:rsidR="00F334B7" w:rsidRDefault="00F334B7" w:rsidP="00F334B7">
      <w:pPr>
        <w:pStyle w:val="CommentText"/>
        <w:jc w:val="left"/>
      </w:pPr>
      <w:r>
        <w:rPr>
          <w:rStyle w:val="CommentReference"/>
        </w:rPr>
        <w:annotationRef/>
      </w:r>
      <w:r>
        <w:t>Refs 3, 17, 27, 29, 34, Newly added information. Please confirm.</w:t>
      </w:r>
    </w:p>
  </w:comment>
  <w:comment w:id="178" w:author="Harry Questa" w:date="2023-01-09T21:22:00Z" w:initials="HQ">
    <w:p w14:paraId="38BD437A" w14:textId="77777777" w:rsidR="00B4424C" w:rsidRDefault="00B4424C" w:rsidP="008D288C">
      <w:pPr>
        <w:pStyle w:val="CommentText"/>
        <w:jc w:val="left"/>
      </w:pPr>
      <w:r>
        <w:rPr>
          <w:rStyle w:val="CommentReference"/>
        </w:rPr>
        <w:annotationRef/>
      </w:r>
      <w:r>
        <w:t>Confirmed</w:t>
      </w:r>
    </w:p>
  </w:comment>
  <w:comment w:id="179" w:author="Harry Questa" w:date="2023-01-10T17:41:00Z" w:initials="HQ">
    <w:p w14:paraId="18119C53" w14:textId="77777777" w:rsidR="00FC4DB9" w:rsidRDefault="00FC4DB9" w:rsidP="0041459E">
      <w:pPr>
        <w:pStyle w:val="CommentText"/>
        <w:jc w:val="left"/>
      </w:pPr>
      <w:r>
        <w:rPr>
          <w:rStyle w:val="CommentReference"/>
        </w:rPr>
        <w:annotationRef/>
      </w:r>
      <w:r>
        <w:t>Changed Gothenberg, Germany to Gothenberg, Sweden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E216AF" w15:done="0"/>
  <w15:commentEx w15:paraId="57744B16" w15:done="0"/>
  <w15:commentEx w15:paraId="0861C3EA" w15:paraIdParent="57744B16" w15:done="0"/>
  <w15:commentEx w15:paraId="34899F29" w15:done="0"/>
  <w15:commentEx w15:paraId="411FF161" w15:paraIdParent="34899F29" w15:done="0"/>
  <w15:commentEx w15:paraId="00679866" w15:done="0"/>
  <w15:commentEx w15:paraId="6A959769" w15:paraIdParent="00679866" w15:done="0"/>
  <w15:commentEx w15:paraId="21751153" w15:done="0"/>
  <w15:commentEx w15:paraId="0C6C120F" w15:paraIdParent="21751153" w15:done="0"/>
  <w15:commentEx w15:paraId="5E002EF6" w15:done="0"/>
  <w15:commentEx w15:paraId="38C0E56D" w15:paraIdParent="5E002EF6" w15:done="0"/>
  <w15:commentEx w15:paraId="05662AF2" w15:done="0"/>
  <w15:commentEx w15:paraId="6B715C32" w15:paraIdParent="05662AF2" w15:done="0"/>
  <w15:commentEx w15:paraId="4C6F8B83" w15:done="0"/>
  <w15:commentEx w15:paraId="2EE1AE2F" w15:paraIdParent="4C6F8B83" w15:done="0"/>
  <w15:commentEx w15:paraId="5B825268" w15:done="0"/>
  <w15:commentEx w15:paraId="7EA9B40E" w15:paraIdParent="5B825268" w15:done="0"/>
  <w15:commentEx w15:paraId="5D4DC263" w15:done="0"/>
  <w15:commentEx w15:paraId="1FDEDC54" w15:paraIdParent="5D4DC263" w15:done="0"/>
  <w15:commentEx w15:paraId="620DF21D" w15:done="0"/>
  <w15:commentEx w15:paraId="0FE1A696" w15:paraIdParent="620DF21D" w15:done="0"/>
  <w15:commentEx w15:paraId="4E036A4B" w15:done="0"/>
  <w15:commentEx w15:paraId="20D504BE" w15:paraIdParent="4E036A4B" w15:done="0"/>
  <w15:commentEx w15:paraId="5D10C4F4" w15:done="0"/>
  <w15:commentEx w15:paraId="15F2B026" w15:paraIdParent="5D10C4F4" w15:done="0"/>
  <w15:commentEx w15:paraId="0D684156" w15:done="0"/>
  <w15:commentEx w15:paraId="5B0C83C0" w15:paraIdParent="0D684156" w15:done="0"/>
  <w15:commentEx w15:paraId="3AE05BE2" w15:done="0"/>
  <w15:commentEx w15:paraId="0DE55773" w15:paraIdParent="3AE05BE2" w15:done="0"/>
  <w15:commentEx w15:paraId="6A8526F8" w15:done="0"/>
  <w15:commentEx w15:paraId="227A1690" w15:paraIdParent="6A8526F8" w15:done="0"/>
  <w15:commentEx w15:paraId="13CBDB8B" w15:done="0"/>
  <w15:commentEx w15:paraId="796CC99C" w15:paraIdParent="13CBDB8B" w15:done="0"/>
  <w15:commentEx w15:paraId="4E58AC69" w15:done="0"/>
  <w15:commentEx w15:paraId="23B04E0D" w15:paraIdParent="4E58AC69" w15:done="0"/>
  <w15:commentEx w15:paraId="1C257A33" w15:done="0"/>
  <w15:commentEx w15:paraId="1C621AE4" w15:paraIdParent="1C257A33" w15:done="0"/>
  <w15:commentEx w15:paraId="2599D8FE" w15:done="0"/>
  <w15:commentEx w15:paraId="11CACB9B" w15:done="0"/>
  <w15:commentEx w15:paraId="3EBD7A0B" w15:done="0"/>
  <w15:commentEx w15:paraId="3092A742" w15:paraIdParent="3EBD7A0B" w15:done="0"/>
  <w15:commentEx w15:paraId="679EB51C" w15:done="0"/>
  <w15:commentEx w15:paraId="7F8EAF84" w15:paraIdParent="679EB51C" w15:done="0"/>
  <w15:commentEx w15:paraId="4BDA6568" w15:done="0"/>
  <w15:commentEx w15:paraId="1EC20BBF" w15:paraIdParent="4BDA6568" w15:done="0"/>
  <w15:commentEx w15:paraId="4DC75650" w15:done="0"/>
  <w15:commentEx w15:paraId="61CAB4A5" w15:paraIdParent="4DC75650" w15:done="0"/>
  <w15:commentEx w15:paraId="3DCE98EC" w15:done="0"/>
  <w15:commentEx w15:paraId="582FF7D2" w15:paraIdParent="3DCE98EC" w15:done="0"/>
  <w15:commentEx w15:paraId="097235B5" w15:done="0"/>
  <w15:commentEx w15:paraId="38BD437A" w15:paraIdParent="097235B5" w15:done="0"/>
  <w15:commentEx w15:paraId="18119C53" w15:paraIdParent="097235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3E3B7" w16cex:dateUtc="2023-01-07T04:27:00Z"/>
  <w16cex:commentExtensible w16cex:durableId="2759B45D" w16cex:dateUtc="2022-12-30T11:02:00Z"/>
  <w16cex:commentExtensible w16cex:durableId="2766E13A" w16cex:dateUtc="2023-01-09T17:53:00Z"/>
  <w16cex:commentExtensible w16cex:durableId="2759AFB3" w16cex:dateUtc="2022-12-30T10:42:00Z"/>
  <w16cex:commentExtensible w16cex:durableId="2766E118" w16cex:dateUtc="2023-01-09T17:53:00Z"/>
  <w16cex:commentExtensible w16cex:durableId="2759B47B" w16cex:dateUtc="2022-12-30T11:03:00Z"/>
  <w16cex:commentExtensible w16cex:durableId="2766E11F" w16cex:dateUtc="2023-01-09T17:53:00Z"/>
  <w16cex:commentExtensible w16cex:durableId="2759B4E9" w16cex:dateUtc="2022-12-30T11:05:00Z"/>
  <w16cex:commentExtensible w16cex:durableId="2766E1AE" w16cex:dateUtc="2023-01-09T17:55:00Z"/>
  <w16cex:commentExtensible w16cex:durableId="2759B52C" w16cex:dateUtc="2022-12-30T11:06:00Z"/>
  <w16cex:commentExtensible w16cex:durableId="2766E1CC" w16cex:dateUtc="2023-01-09T17:56:00Z"/>
  <w16cex:commentExtensible w16cex:durableId="2759B56C" w16cex:dateUtc="2022-12-30T11:07:00Z"/>
  <w16cex:commentExtensible w16cex:durableId="2766E226" w16cex:dateUtc="2023-01-09T17:57:00Z"/>
  <w16cex:commentExtensible w16cex:durableId="2759B1C7" w16cex:dateUtc="2022-12-30T10:51:00Z"/>
  <w16cex:commentExtensible w16cex:durableId="2766E2B7" w16cex:dateUtc="2023-01-09T18:00:00Z"/>
  <w16cex:commentExtensible w16cex:durableId="2759B5C3" w16cex:dateUtc="2022-12-30T11:08:00Z"/>
  <w16cex:commentExtensible w16cex:durableId="2766F81C" w16cex:dateUtc="2023-01-09T19:31:00Z"/>
  <w16cex:commentExtensible w16cex:durableId="2762A01F" w16cex:dateUtc="2023-01-06T18:26:00Z"/>
  <w16cex:commentExtensible w16cex:durableId="2766E46B" w16cex:dateUtc="2023-01-09T18:07:00Z"/>
  <w16cex:commentExtensible w16cex:durableId="2759B5ED" w16cex:dateUtc="2022-12-30T11:09:00Z"/>
  <w16cex:commentExtensible w16cex:durableId="2766F72E" w16cex:dateUtc="2023-01-09T19:27:00Z"/>
  <w16cex:commentExtensible w16cex:durableId="2759B616" w16cex:dateUtc="2022-12-30T11:10:00Z"/>
  <w16cex:commentExtensible w16cex:durableId="27670332" w16cex:dateUtc="2023-01-09T20:18:00Z"/>
  <w16cex:commentExtensible w16cex:durableId="2759B620" w16cex:dateUtc="2022-12-30T11:10:00Z"/>
  <w16cex:commentExtensible w16cex:durableId="2766E4B6" w16cex:dateUtc="2023-01-09T18:08:00Z"/>
  <w16cex:commentExtensible w16cex:durableId="2759B658" w16cex:dateUtc="2022-12-30T11:11:00Z"/>
  <w16cex:commentExtensible w16cex:durableId="2767034A" w16cex:dateUtc="2023-01-09T20:19:00Z"/>
  <w16cex:commentExtensible w16cex:durableId="2759B668" w16cex:dateUtc="2022-12-30T11:11:00Z"/>
  <w16cex:commentExtensible w16cex:durableId="2767034F" w16cex:dateUtc="2023-01-09T20:19:00Z"/>
  <w16cex:commentExtensible w16cex:durableId="2759B67F" w16cex:dateUtc="2022-12-30T11:11:00Z"/>
  <w16cex:commentExtensible w16cex:durableId="27670357" w16cex:dateUtc="2023-01-09T20:19:00Z"/>
  <w16cex:commentExtensible w16cex:durableId="2759B68B" w16cex:dateUtc="2022-12-30T11:12:00Z"/>
  <w16cex:commentExtensible w16cex:durableId="2767035D" w16cex:dateUtc="2023-01-09T20:19:00Z"/>
  <w16cex:commentExtensible w16cex:durableId="2759B69D" w16cex:dateUtc="2022-12-30T11:12:00Z"/>
  <w16cex:commentExtensible w16cex:durableId="276703CB" w16cex:dateUtc="2023-01-09T20:21:00Z"/>
  <w16cex:commentExtensible w16cex:durableId="2759B6BF" w16cex:dateUtc="2022-12-30T11:13:00Z"/>
  <w16cex:commentExtensible w16cex:durableId="276703D7" w16cex:dateUtc="2023-01-09T20:21:00Z"/>
  <w16cex:commentExtensible w16cex:durableId="2768223D" w16cex:dateUtc="2023-01-10T16:43:00Z"/>
  <w16cex:commentExtensible w16cex:durableId="2768224D" w16cex:dateUtc="2023-01-10T16:43:00Z"/>
  <w16cex:commentExtensible w16cex:durableId="2759B700" w16cex:dateUtc="2022-12-30T11:14:00Z"/>
  <w16cex:commentExtensible w16cex:durableId="2766DFBA" w16cex:dateUtc="2023-01-09T17:47:00Z"/>
  <w16cex:commentExtensible w16cex:durableId="2759B759" w16cex:dateUtc="2022-12-30T11:15:00Z"/>
  <w16cex:commentExtensible w16cex:durableId="2766E075" w16cex:dateUtc="2023-01-09T17:50:00Z"/>
  <w16cex:commentExtensible w16cex:durableId="2759B75E" w16cex:dateUtc="2022-12-30T11:15:00Z"/>
  <w16cex:commentExtensible w16cex:durableId="2766E066" w16cex:dateUtc="2023-01-09T17:50:00Z"/>
  <w16cex:commentExtensible w16cex:durableId="2759B75F" w16cex:dateUtc="2022-12-30T11:15:00Z"/>
  <w16cex:commentExtensible w16cex:durableId="2766E05B" w16cex:dateUtc="2023-01-09T17:50:00Z"/>
  <w16cex:commentExtensible w16cex:durableId="2759B096" w16cex:dateUtc="2022-12-30T10:46:00Z"/>
  <w16cex:commentExtensible w16cex:durableId="2766E09C" w16cex:dateUtc="2023-01-09T17:51:00Z"/>
  <w16cex:commentExtensible w16cex:durableId="2759C020" w16cex:dateUtc="2022-12-30T11:53:00Z"/>
  <w16cex:commentExtensible w16cex:durableId="2767042B" w16cex:dateUtc="2023-01-09T20:22:00Z"/>
  <w16cex:commentExtensible w16cex:durableId="276821C8" w16cex:dateUtc="2023-01-10T16: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E216AF" w16cid:durableId="2763E3B7"/>
  <w16cid:commentId w16cid:paraId="57744B16" w16cid:durableId="2759B45D"/>
  <w16cid:commentId w16cid:paraId="0861C3EA" w16cid:durableId="2766E13A"/>
  <w16cid:commentId w16cid:paraId="34899F29" w16cid:durableId="2759AFB3"/>
  <w16cid:commentId w16cid:paraId="411FF161" w16cid:durableId="2766E118"/>
  <w16cid:commentId w16cid:paraId="00679866" w16cid:durableId="2759B47B"/>
  <w16cid:commentId w16cid:paraId="6A959769" w16cid:durableId="2766E11F"/>
  <w16cid:commentId w16cid:paraId="21751153" w16cid:durableId="2759B4E9"/>
  <w16cid:commentId w16cid:paraId="0C6C120F" w16cid:durableId="2766E1AE"/>
  <w16cid:commentId w16cid:paraId="5E002EF6" w16cid:durableId="2759B52C"/>
  <w16cid:commentId w16cid:paraId="38C0E56D" w16cid:durableId="2766E1CC"/>
  <w16cid:commentId w16cid:paraId="05662AF2" w16cid:durableId="2759B56C"/>
  <w16cid:commentId w16cid:paraId="6B715C32" w16cid:durableId="2766E226"/>
  <w16cid:commentId w16cid:paraId="4C6F8B83" w16cid:durableId="2759B1C7"/>
  <w16cid:commentId w16cid:paraId="2EE1AE2F" w16cid:durableId="2766E2B7"/>
  <w16cid:commentId w16cid:paraId="5B825268" w16cid:durableId="2759B5C3"/>
  <w16cid:commentId w16cid:paraId="7EA9B40E" w16cid:durableId="2766F81C"/>
  <w16cid:commentId w16cid:paraId="5D4DC263" w16cid:durableId="2762A01F"/>
  <w16cid:commentId w16cid:paraId="1FDEDC54" w16cid:durableId="2766E46B"/>
  <w16cid:commentId w16cid:paraId="620DF21D" w16cid:durableId="2759B5ED"/>
  <w16cid:commentId w16cid:paraId="0FE1A696" w16cid:durableId="2766F72E"/>
  <w16cid:commentId w16cid:paraId="4E036A4B" w16cid:durableId="2759B616"/>
  <w16cid:commentId w16cid:paraId="20D504BE" w16cid:durableId="27670332"/>
  <w16cid:commentId w16cid:paraId="5D10C4F4" w16cid:durableId="2759B620"/>
  <w16cid:commentId w16cid:paraId="15F2B026" w16cid:durableId="2766E4B6"/>
  <w16cid:commentId w16cid:paraId="0D684156" w16cid:durableId="2759B658"/>
  <w16cid:commentId w16cid:paraId="5B0C83C0" w16cid:durableId="2767034A"/>
  <w16cid:commentId w16cid:paraId="3AE05BE2" w16cid:durableId="2759B668"/>
  <w16cid:commentId w16cid:paraId="0DE55773" w16cid:durableId="2767034F"/>
  <w16cid:commentId w16cid:paraId="6A8526F8" w16cid:durableId="2759B67F"/>
  <w16cid:commentId w16cid:paraId="227A1690" w16cid:durableId="27670357"/>
  <w16cid:commentId w16cid:paraId="13CBDB8B" w16cid:durableId="2759B68B"/>
  <w16cid:commentId w16cid:paraId="796CC99C" w16cid:durableId="2767035D"/>
  <w16cid:commentId w16cid:paraId="4E58AC69" w16cid:durableId="2759B69D"/>
  <w16cid:commentId w16cid:paraId="23B04E0D" w16cid:durableId="276703CB"/>
  <w16cid:commentId w16cid:paraId="1C257A33" w16cid:durableId="2759B6BF"/>
  <w16cid:commentId w16cid:paraId="1C621AE4" w16cid:durableId="276703D7"/>
  <w16cid:commentId w16cid:paraId="2599D8FE" w16cid:durableId="2768223D"/>
  <w16cid:commentId w16cid:paraId="11CACB9B" w16cid:durableId="2768224D"/>
  <w16cid:commentId w16cid:paraId="3EBD7A0B" w16cid:durableId="2759B700"/>
  <w16cid:commentId w16cid:paraId="3092A742" w16cid:durableId="2766DFBA"/>
  <w16cid:commentId w16cid:paraId="679EB51C" w16cid:durableId="2759B759"/>
  <w16cid:commentId w16cid:paraId="7F8EAF84" w16cid:durableId="2766E075"/>
  <w16cid:commentId w16cid:paraId="4BDA6568" w16cid:durableId="2759B75E"/>
  <w16cid:commentId w16cid:paraId="1EC20BBF" w16cid:durableId="2766E066"/>
  <w16cid:commentId w16cid:paraId="4DC75650" w16cid:durableId="2759B75F"/>
  <w16cid:commentId w16cid:paraId="61CAB4A5" w16cid:durableId="2766E05B"/>
  <w16cid:commentId w16cid:paraId="3DCE98EC" w16cid:durableId="2759B096"/>
  <w16cid:commentId w16cid:paraId="582FF7D2" w16cid:durableId="2766E09C"/>
  <w16cid:commentId w16cid:paraId="097235B5" w16cid:durableId="2759C020"/>
  <w16cid:commentId w16cid:paraId="38BD437A" w16cid:durableId="2767042B"/>
  <w16cid:commentId w16cid:paraId="18119C53" w16cid:durableId="276821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B11E5" w14:textId="77777777" w:rsidR="005F5561" w:rsidRDefault="005F5561">
      <w:pPr>
        <w:spacing w:line="240" w:lineRule="auto"/>
      </w:pPr>
      <w:r>
        <w:separator/>
      </w:r>
    </w:p>
  </w:endnote>
  <w:endnote w:type="continuationSeparator" w:id="0">
    <w:p w14:paraId="2B52FBBC" w14:textId="77777777" w:rsidR="005F5561" w:rsidRDefault="005F55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Microsoft YaHei"/>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05A22" w14:textId="77777777" w:rsidR="006F561C" w:rsidRPr="00BE5D59" w:rsidRDefault="006F561C" w:rsidP="006F561C">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B93FD" w14:textId="77777777" w:rsidR="008F56B6" w:rsidRDefault="008F56B6" w:rsidP="00B45E1E">
    <w:pPr>
      <w:pBdr>
        <w:top w:val="single" w:sz="4" w:space="0" w:color="000000"/>
      </w:pBdr>
      <w:tabs>
        <w:tab w:val="right" w:pos="8844"/>
      </w:tabs>
      <w:adjustRightInd w:val="0"/>
      <w:snapToGrid w:val="0"/>
      <w:spacing w:before="480" w:line="100" w:lineRule="exact"/>
      <w:jc w:val="left"/>
      <w:rPr>
        <w:i/>
        <w:sz w:val="16"/>
        <w:szCs w:val="16"/>
      </w:rPr>
    </w:pPr>
  </w:p>
  <w:p w14:paraId="56892DBF" w14:textId="10834A69" w:rsidR="006F561C" w:rsidRPr="00372FCD" w:rsidRDefault="006F561C" w:rsidP="00DE7124">
    <w:pPr>
      <w:tabs>
        <w:tab w:val="right" w:pos="10466"/>
      </w:tabs>
      <w:adjustRightInd w:val="0"/>
      <w:snapToGrid w:val="0"/>
      <w:spacing w:line="240" w:lineRule="auto"/>
      <w:rPr>
        <w:sz w:val="16"/>
        <w:szCs w:val="16"/>
        <w:lang w:val="fr-CH"/>
      </w:rPr>
    </w:pPr>
    <w:r w:rsidRPr="0008144F">
      <w:rPr>
        <w:i/>
        <w:sz w:val="16"/>
        <w:szCs w:val="16"/>
        <w:lang w:val="de-AT"/>
      </w:rPr>
      <w:t xml:space="preserve">Machines </w:t>
    </w:r>
    <w:r w:rsidR="00B55735" w:rsidRPr="0008144F">
      <w:rPr>
        <w:b/>
        <w:bCs/>
        <w:iCs/>
        <w:sz w:val="16"/>
        <w:szCs w:val="16"/>
        <w:lang w:val="de-AT"/>
      </w:rPr>
      <w:t>202</w:t>
    </w:r>
    <w:r w:rsidR="00DC7E69" w:rsidRPr="0008144F">
      <w:rPr>
        <w:b/>
        <w:bCs/>
        <w:iCs/>
        <w:sz w:val="16"/>
        <w:szCs w:val="16"/>
        <w:lang w:val="de-AT"/>
      </w:rPr>
      <w:t>3</w:t>
    </w:r>
    <w:r w:rsidR="00C8666C" w:rsidRPr="0008144F">
      <w:rPr>
        <w:bCs/>
        <w:iCs/>
        <w:sz w:val="16"/>
        <w:szCs w:val="16"/>
        <w:lang w:val="de-AT"/>
      </w:rPr>
      <w:t>,</w:t>
    </w:r>
    <w:r w:rsidR="00B55735" w:rsidRPr="0008144F">
      <w:rPr>
        <w:bCs/>
        <w:i/>
        <w:iCs/>
        <w:sz w:val="16"/>
        <w:szCs w:val="16"/>
        <w:lang w:val="de-AT"/>
      </w:rPr>
      <w:t xml:space="preserve"> 10</w:t>
    </w:r>
    <w:r w:rsidR="00C8666C" w:rsidRPr="0008144F">
      <w:rPr>
        <w:bCs/>
        <w:iCs/>
        <w:sz w:val="16"/>
        <w:szCs w:val="16"/>
        <w:lang w:val="de-AT"/>
      </w:rPr>
      <w:t xml:space="preserve">, </w:t>
    </w:r>
    <w:r w:rsidR="0023148B" w:rsidRPr="0008144F">
      <w:rPr>
        <w:bCs/>
        <w:iCs/>
        <w:sz w:val="16"/>
        <w:szCs w:val="16"/>
        <w:lang w:val="de-AT"/>
      </w:rPr>
      <w:t>x</w:t>
    </w:r>
    <w:r w:rsidR="008F56B6" w:rsidRPr="0008144F">
      <w:rPr>
        <w:bCs/>
        <w:iCs/>
        <w:sz w:val="16"/>
        <w:szCs w:val="16"/>
        <w:lang w:val="de-AT"/>
      </w:rPr>
      <w:t>. https://doi.org/10.3390/xxxxx</w:t>
    </w:r>
    <w:r w:rsidR="00DE7124" w:rsidRPr="00372FCD">
      <w:rPr>
        <w:sz w:val="16"/>
        <w:szCs w:val="16"/>
        <w:lang w:val="fr-CH"/>
      </w:rPr>
      <w:tab/>
    </w:r>
    <w:r w:rsidRPr="00372FCD">
      <w:rPr>
        <w:sz w:val="16"/>
        <w:szCs w:val="16"/>
        <w:lang w:val="fr-CH"/>
      </w:rPr>
      <w:t>www.mdpi.com/journal/</w:t>
    </w:r>
    <w:r w:rsidRPr="0008144F">
      <w:rPr>
        <w:sz w:val="16"/>
        <w:szCs w:val="16"/>
        <w:lang w:val="de-AT"/>
      </w:rPr>
      <w:t>machines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FA05B" w14:textId="77777777" w:rsidR="005F5561" w:rsidRDefault="005F5561">
      <w:pPr>
        <w:spacing w:line="240" w:lineRule="auto"/>
      </w:pPr>
      <w:r>
        <w:separator/>
      </w:r>
    </w:p>
  </w:footnote>
  <w:footnote w:type="continuationSeparator" w:id="0">
    <w:p w14:paraId="0BE1FA59" w14:textId="77777777" w:rsidR="005F5561" w:rsidRDefault="005F55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15B21" w14:textId="77777777" w:rsidR="006F561C" w:rsidRDefault="006F561C" w:rsidP="006F561C">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65AAD" w14:textId="592898EF" w:rsidR="008F56B6" w:rsidRDefault="006F561C" w:rsidP="00DE7124">
    <w:pPr>
      <w:tabs>
        <w:tab w:val="right" w:pos="10466"/>
      </w:tabs>
      <w:adjustRightInd w:val="0"/>
      <w:snapToGrid w:val="0"/>
      <w:spacing w:line="240" w:lineRule="auto"/>
      <w:rPr>
        <w:sz w:val="16"/>
      </w:rPr>
    </w:pPr>
    <w:r>
      <w:rPr>
        <w:i/>
        <w:sz w:val="16"/>
      </w:rPr>
      <w:t xml:space="preserve">Machines </w:t>
    </w:r>
    <w:r w:rsidR="00B55735">
      <w:rPr>
        <w:b/>
        <w:sz w:val="16"/>
      </w:rPr>
      <w:t>202</w:t>
    </w:r>
    <w:r w:rsidR="00DC7E69">
      <w:rPr>
        <w:b/>
        <w:sz w:val="16"/>
      </w:rPr>
      <w:t>3</w:t>
    </w:r>
    <w:r w:rsidR="00C8666C" w:rsidRPr="00C8666C">
      <w:rPr>
        <w:sz w:val="16"/>
      </w:rPr>
      <w:t>,</w:t>
    </w:r>
    <w:r w:rsidR="00B55735">
      <w:rPr>
        <w:i/>
        <w:sz w:val="16"/>
      </w:rPr>
      <w:t xml:space="preserve"> 10</w:t>
    </w:r>
    <w:r w:rsidR="0023148B">
      <w:rPr>
        <w:sz w:val="16"/>
      </w:rPr>
      <w:t>, x FOR PEER REVIEW</w:t>
    </w:r>
    <w:r w:rsidR="00DE7124">
      <w:rPr>
        <w:sz w:val="16"/>
      </w:rPr>
      <w:tab/>
    </w:r>
    <w:r w:rsidR="0023148B">
      <w:rPr>
        <w:sz w:val="16"/>
      </w:rPr>
      <w:fldChar w:fldCharType="begin"/>
    </w:r>
    <w:r w:rsidR="0023148B">
      <w:rPr>
        <w:sz w:val="16"/>
      </w:rPr>
      <w:instrText xml:space="preserve"> PAGE   \* MERGEFORMAT </w:instrText>
    </w:r>
    <w:r w:rsidR="0023148B">
      <w:rPr>
        <w:sz w:val="16"/>
      </w:rPr>
      <w:fldChar w:fldCharType="separate"/>
    </w:r>
    <w:r w:rsidR="009E012A">
      <w:rPr>
        <w:sz w:val="16"/>
      </w:rPr>
      <w:t>5</w:t>
    </w:r>
    <w:r w:rsidR="0023148B">
      <w:rPr>
        <w:sz w:val="16"/>
      </w:rPr>
      <w:fldChar w:fldCharType="end"/>
    </w:r>
    <w:r w:rsidR="0023148B">
      <w:rPr>
        <w:sz w:val="16"/>
      </w:rPr>
      <w:t xml:space="preserve"> of </w:t>
    </w:r>
    <w:r w:rsidR="0023148B">
      <w:rPr>
        <w:sz w:val="16"/>
      </w:rPr>
      <w:fldChar w:fldCharType="begin"/>
    </w:r>
    <w:r w:rsidR="0023148B">
      <w:rPr>
        <w:sz w:val="16"/>
      </w:rPr>
      <w:instrText xml:space="preserve"> NUMPAGES   \* MERGEFORMAT </w:instrText>
    </w:r>
    <w:r w:rsidR="0023148B">
      <w:rPr>
        <w:sz w:val="16"/>
      </w:rPr>
      <w:fldChar w:fldCharType="separate"/>
    </w:r>
    <w:r w:rsidR="009E012A">
      <w:rPr>
        <w:sz w:val="16"/>
      </w:rPr>
      <w:t>5</w:t>
    </w:r>
    <w:r w:rsidR="0023148B">
      <w:rPr>
        <w:sz w:val="16"/>
      </w:rPr>
      <w:fldChar w:fldCharType="end"/>
    </w:r>
  </w:p>
  <w:p w14:paraId="0FD1A2A7" w14:textId="77777777" w:rsidR="006F561C" w:rsidRPr="00F557B6" w:rsidRDefault="006F561C" w:rsidP="00B45E1E">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8F56B6" w:rsidRPr="00DE7124" w14:paraId="7B16EBFA" w14:textId="77777777" w:rsidTr="00176BEA">
      <w:trPr>
        <w:trHeight w:val="686"/>
      </w:trPr>
      <w:tc>
        <w:tcPr>
          <w:tcW w:w="3679" w:type="dxa"/>
          <w:shd w:val="clear" w:color="auto" w:fill="auto"/>
          <w:vAlign w:val="center"/>
        </w:tcPr>
        <w:p w14:paraId="3441F346" w14:textId="77777777" w:rsidR="008F56B6" w:rsidRPr="002047E2" w:rsidRDefault="005F3AE2" w:rsidP="00DE7124">
          <w:pPr>
            <w:pStyle w:val="Header"/>
            <w:pBdr>
              <w:bottom w:val="none" w:sz="0" w:space="0" w:color="auto"/>
            </w:pBdr>
            <w:jc w:val="left"/>
            <w:rPr>
              <w:rFonts w:eastAsia="DengXian"/>
              <w:b/>
              <w:bCs/>
            </w:rPr>
          </w:pPr>
          <w:r w:rsidRPr="002047E2">
            <w:rPr>
              <w:rFonts w:eastAsia="DengXian"/>
              <w:b/>
              <w:bCs/>
            </w:rPr>
            <w:drawing>
              <wp:inline distT="0" distB="0" distL="0" distR="0" wp14:anchorId="706D9975" wp14:editId="37A51C35">
                <wp:extent cx="1662430" cy="436245"/>
                <wp:effectExtent l="0" t="0" r="0" b="0"/>
                <wp:docPr id="1" name="Picture 6" descr="C:\Users\home\AppData\Local\Temp\HZ$D.082.3346\machin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me\AppData\Local\Temp\HZ$D.082.3346\machin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2430" cy="436245"/>
                        </a:xfrm>
                        <a:prstGeom prst="rect">
                          <a:avLst/>
                        </a:prstGeom>
                        <a:noFill/>
                        <a:ln>
                          <a:noFill/>
                        </a:ln>
                      </pic:spPr>
                    </pic:pic>
                  </a:graphicData>
                </a:graphic>
              </wp:inline>
            </w:drawing>
          </w:r>
        </w:p>
      </w:tc>
      <w:tc>
        <w:tcPr>
          <w:tcW w:w="4535" w:type="dxa"/>
          <w:shd w:val="clear" w:color="auto" w:fill="auto"/>
          <w:vAlign w:val="center"/>
        </w:tcPr>
        <w:p w14:paraId="611E91FB" w14:textId="77777777" w:rsidR="008F56B6" w:rsidRPr="002047E2" w:rsidRDefault="008F56B6" w:rsidP="00DE7124">
          <w:pPr>
            <w:pStyle w:val="Header"/>
            <w:pBdr>
              <w:bottom w:val="none" w:sz="0" w:space="0" w:color="auto"/>
            </w:pBdr>
            <w:rPr>
              <w:rFonts w:eastAsia="DengXian"/>
              <w:b/>
              <w:bCs/>
            </w:rPr>
          </w:pPr>
        </w:p>
      </w:tc>
      <w:tc>
        <w:tcPr>
          <w:tcW w:w="2273" w:type="dxa"/>
          <w:shd w:val="clear" w:color="auto" w:fill="auto"/>
          <w:vAlign w:val="center"/>
        </w:tcPr>
        <w:p w14:paraId="6CD323F2" w14:textId="77777777" w:rsidR="008F56B6" w:rsidRPr="002047E2" w:rsidRDefault="00176BEA" w:rsidP="00176BEA">
          <w:pPr>
            <w:pStyle w:val="Header"/>
            <w:pBdr>
              <w:bottom w:val="none" w:sz="0" w:space="0" w:color="auto"/>
            </w:pBdr>
            <w:jc w:val="right"/>
            <w:rPr>
              <w:rFonts w:eastAsia="DengXian"/>
              <w:b/>
              <w:bCs/>
            </w:rPr>
          </w:pPr>
          <w:r>
            <w:rPr>
              <w:rFonts w:eastAsia="DengXian"/>
              <w:b/>
              <w:bCs/>
            </w:rPr>
            <w:drawing>
              <wp:inline distT="0" distB="0" distL="0" distR="0" wp14:anchorId="5437FD16" wp14:editId="02F51B0C">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3967D9C5" w14:textId="77777777" w:rsidR="006F561C" w:rsidRPr="008F56B6" w:rsidRDefault="006F561C" w:rsidP="00B45E1E">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F5736"/>
    <w:multiLevelType w:val="hybridMultilevel"/>
    <w:tmpl w:val="986870C2"/>
    <w:lvl w:ilvl="0" w:tplc="33EAF2C8">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 w15:restartNumberingAfterBreak="0">
    <w:nsid w:val="0A563483"/>
    <w:multiLevelType w:val="hybridMultilevel"/>
    <w:tmpl w:val="C6DC9F92"/>
    <w:lvl w:ilvl="0" w:tplc="CAAEEF52">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 w15:restartNumberingAfterBreak="0">
    <w:nsid w:val="18B468F5"/>
    <w:multiLevelType w:val="hybridMultilevel"/>
    <w:tmpl w:val="1F7AF58A"/>
    <w:lvl w:ilvl="0" w:tplc="6AB4EF04">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E97B0D"/>
    <w:multiLevelType w:val="hybridMultilevel"/>
    <w:tmpl w:val="6CA432D8"/>
    <w:lvl w:ilvl="0" w:tplc="BAD067FA">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57FF15C7"/>
    <w:multiLevelType w:val="hybridMultilevel"/>
    <w:tmpl w:val="3CEC9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690AAF"/>
    <w:multiLevelType w:val="hybridMultilevel"/>
    <w:tmpl w:val="195644FA"/>
    <w:lvl w:ilvl="0" w:tplc="620E4F2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0978504">
    <w:abstractNumId w:val="6"/>
  </w:num>
  <w:num w:numId="2" w16cid:durableId="1873297225">
    <w:abstractNumId w:val="8"/>
  </w:num>
  <w:num w:numId="3" w16cid:durableId="1276715176">
    <w:abstractNumId w:val="5"/>
  </w:num>
  <w:num w:numId="4" w16cid:durableId="13405479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0673546">
    <w:abstractNumId w:val="7"/>
  </w:num>
  <w:num w:numId="6" w16cid:durableId="109325401">
    <w:abstractNumId w:val="10"/>
  </w:num>
  <w:num w:numId="7" w16cid:durableId="191263015">
    <w:abstractNumId w:val="4"/>
  </w:num>
  <w:num w:numId="8" w16cid:durableId="1997029537">
    <w:abstractNumId w:val="10"/>
  </w:num>
  <w:num w:numId="9" w16cid:durableId="341981202">
    <w:abstractNumId w:val="4"/>
  </w:num>
  <w:num w:numId="10" w16cid:durableId="889221834">
    <w:abstractNumId w:val="10"/>
  </w:num>
  <w:num w:numId="11" w16cid:durableId="1102382633">
    <w:abstractNumId w:val="4"/>
  </w:num>
  <w:num w:numId="12" w16cid:durableId="430703882">
    <w:abstractNumId w:val="12"/>
  </w:num>
  <w:num w:numId="13" w16cid:durableId="308748151">
    <w:abstractNumId w:val="10"/>
  </w:num>
  <w:num w:numId="14" w16cid:durableId="822745556">
    <w:abstractNumId w:val="4"/>
  </w:num>
  <w:num w:numId="15" w16cid:durableId="1895458498">
    <w:abstractNumId w:val="2"/>
  </w:num>
  <w:num w:numId="16" w16cid:durableId="242685021">
    <w:abstractNumId w:val="9"/>
  </w:num>
  <w:num w:numId="17" w16cid:durableId="668555475">
    <w:abstractNumId w:val="0"/>
  </w:num>
  <w:num w:numId="18" w16cid:durableId="783811914">
    <w:abstractNumId w:val="10"/>
  </w:num>
  <w:num w:numId="19" w16cid:durableId="612396479">
    <w:abstractNumId w:val="4"/>
  </w:num>
  <w:num w:numId="20" w16cid:durableId="1616709850">
    <w:abstractNumId w:val="2"/>
  </w:num>
  <w:num w:numId="21" w16cid:durableId="974407478">
    <w:abstractNumId w:val="3"/>
  </w:num>
  <w:num w:numId="22" w16cid:durableId="900486651">
    <w:abstractNumId w:val="0"/>
  </w:num>
  <w:num w:numId="23" w16cid:durableId="1741095641">
    <w:abstractNumId w:val="13"/>
  </w:num>
  <w:num w:numId="24" w16cid:durableId="325599522">
    <w:abstractNumId w:val="1"/>
  </w:num>
  <w:num w:numId="25" w16cid:durableId="208505874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DPI">
    <w15:presenceInfo w15:providerId="None" w15:userId="MDPI"/>
  </w15:person>
  <w15:person w15:author="Harry Questa">
    <w15:presenceInfo w15:providerId="AD" w15:userId="S::wshq@lunet.lboro.ac.uk::aaf87be7-fc0f-478d-b5c0-d5be33d3468f"/>
  </w15:person>
  <w15:person w15:author="Scott DeGregorio">
    <w15:presenceInfo w15:providerId="Windows Live" w15:userId="80bba32deb56c4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c1tjQyNjIxNbM0MjBQ0lEKTi0uzszPAykwrgUABeev4SwAAAA="/>
  </w:docVars>
  <w:rsids>
    <w:rsidRoot w:val="0052159B"/>
    <w:rsid w:val="00002FE3"/>
    <w:rsid w:val="00003053"/>
    <w:rsid w:val="00003629"/>
    <w:rsid w:val="00006E1D"/>
    <w:rsid w:val="00020BB8"/>
    <w:rsid w:val="000348EF"/>
    <w:rsid w:val="00042F40"/>
    <w:rsid w:val="00043AAD"/>
    <w:rsid w:val="000463C5"/>
    <w:rsid w:val="00050859"/>
    <w:rsid w:val="00050B10"/>
    <w:rsid w:val="000659F1"/>
    <w:rsid w:val="00066B76"/>
    <w:rsid w:val="00080DEC"/>
    <w:rsid w:val="0008144F"/>
    <w:rsid w:val="00094809"/>
    <w:rsid w:val="000958EF"/>
    <w:rsid w:val="000A0F21"/>
    <w:rsid w:val="000A534D"/>
    <w:rsid w:val="000A632A"/>
    <w:rsid w:val="000A7F86"/>
    <w:rsid w:val="000C2E85"/>
    <w:rsid w:val="000D72ED"/>
    <w:rsid w:val="000E71CA"/>
    <w:rsid w:val="00100B50"/>
    <w:rsid w:val="00101C09"/>
    <w:rsid w:val="001070E2"/>
    <w:rsid w:val="0011042E"/>
    <w:rsid w:val="00111562"/>
    <w:rsid w:val="00117A0A"/>
    <w:rsid w:val="001251E9"/>
    <w:rsid w:val="00136D59"/>
    <w:rsid w:val="00137A3B"/>
    <w:rsid w:val="00145852"/>
    <w:rsid w:val="001477AC"/>
    <w:rsid w:val="001500E7"/>
    <w:rsid w:val="00154CF8"/>
    <w:rsid w:val="001574C3"/>
    <w:rsid w:val="001576DA"/>
    <w:rsid w:val="00172BCF"/>
    <w:rsid w:val="0017463E"/>
    <w:rsid w:val="00176BEA"/>
    <w:rsid w:val="00187CBB"/>
    <w:rsid w:val="0019014E"/>
    <w:rsid w:val="00191D03"/>
    <w:rsid w:val="001A37A1"/>
    <w:rsid w:val="001A71FD"/>
    <w:rsid w:val="001C13CE"/>
    <w:rsid w:val="001C1FD8"/>
    <w:rsid w:val="001D2A23"/>
    <w:rsid w:val="001D5955"/>
    <w:rsid w:val="001E2AEB"/>
    <w:rsid w:val="001E2E21"/>
    <w:rsid w:val="0020349F"/>
    <w:rsid w:val="002047E2"/>
    <w:rsid w:val="00207521"/>
    <w:rsid w:val="0023148B"/>
    <w:rsid w:val="002319B3"/>
    <w:rsid w:val="002376CB"/>
    <w:rsid w:val="0024476A"/>
    <w:rsid w:val="00252271"/>
    <w:rsid w:val="00267718"/>
    <w:rsid w:val="00276448"/>
    <w:rsid w:val="0028757C"/>
    <w:rsid w:val="002928C8"/>
    <w:rsid w:val="002D1874"/>
    <w:rsid w:val="002D58C3"/>
    <w:rsid w:val="002E1A4E"/>
    <w:rsid w:val="002E5DE7"/>
    <w:rsid w:val="00302704"/>
    <w:rsid w:val="00312C47"/>
    <w:rsid w:val="0032209A"/>
    <w:rsid w:val="003228CC"/>
    <w:rsid w:val="003254E8"/>
    <w:rsid w:val="00326141"/>
    <w:rsid w:val="00335DFB"/>
    <w:rsid w:val="0033627F"/>
    <w:rsid w:val="00336AAD"/>
    <w:rsid w:val="00345D8C"/>
    <w:rsid w:val="00350F3F"/>
    <w:rsid w:val="00363AF3"/>
    <w:rsid w:val="0036470E"/>
    <w:rsid w:val="00395786"/>
    <w:rsid w:val="003A16FD"/>
    <w:rsid w:val="003B684C"/>
    <w:rsid w:val="003C2747"/>
    <w:rsid w:val="003D4F2D"/>
    <w:rsid w:val="003D6469"/>
    <w:rsid w:val="003E358F"/>
    <w:rsid w:val="003F4C9F"/>
    <w:rsid w:val="00401D30"/>
    <w:rsid w:val="00403C59"/>
    <w:rsid w:val="00405912"/>
    <w:rsid w:val="004128B9"/>
    <w:rsid w:val="00414B02"/>
    <w:rsid w:val="00414BC1"/>
    <w:rsid w:val="004220EA"/>
    <w:rsid w:val="00425149"/>
    <w:rsid w:val="00427F19"/>
    <w:rsid w:val="004330C9"/>
    <w:rsid w:val="0043505C"/>
    <w:rsid w:val="004431DF"/>
    <w:rsid w:val="00465541"/>
    <w:rsid w:val="004714EA"/>
    <w:rsid w:val="00471AF0"/>
    <w:rsid w:val="00474B2F"/>
    <w:rsid w:val="004870DD"/>
    <w:rsid w:val="00494876"/>
    <w:rsid w:val="00495134"/>
    <w:rsid w:val="004A369F"/>
    <w:rsid w:val="004C3A76"/>
    <w:rsid w:val="004C3B9B"/>
    <w:rsid w:val="004C4274"/>
    <w:rsid w:val="004C6A91"/>
    <w:rsid w:val="004F28DF"/>
    <w:rsid w:val="004F2F07"/>
    <w:rsid w:val="00507518"/>
    <w:rsid w:val="00512D96"/>
    <w:rsid w:val="0052159B"/>
    <w:rsid w:val="00526A07"/>
    <w:rsid w:val="005413FC"/>
    <w:rsid w:val="0054202F"/>
    <w:rsid w:val="00550960"/>
    <w:rsid w:val="00554E4B"/>
    <w:rsid w:val="005571DA"/>
    <w:rsid w:val="00561356"/>
    <w:rsid w:val="00567BEB"/>
    <w:rsid w:val="00583013"/>
    <w:rsid w:val="00594848"/>
    <w:rsid w:val="005A11E1"/>
    <w:rsid w:val="005A164D"/>
    <w:rsid w:val="005A1D45"/>
    <w:rsid w:val="005B13A3"/>
    <w:rsid w:val="005D3A08"/>
    <w:rsid w:val="005D736A"/>
    <w:rsid w:val="005E2392"/>
    <w:rsid w:val="005E5235"/>
    <w:rsid w:val="005F3AE2"/>
    <w:rsid w:val="005F5561"/>
    <w:rsid w:val="005F5855"/>
    <w:rsid w:val="00602502"/>
    <w:rsid w:val="006039A5"/>
    <w:rsid w:val="00633D7C"/>
    <w:rsid w:val="00634F44"/>
    <w:rsid w:val="00640D80"/>
    <w:rsid w:val="006422F9"/>
    <w:rsid w:val="0064579D"/>
    <w:rsid w:val="006461CF"/>
    <w:rsid w:val="00661CB1"/>
    <w:rsid w:val="00662876"/>
    <w:rsid w:val="00667447"/>
    <w:rsid w:val="00680A13"/>
    <w:rsid w:val="00681693"/>
    <w:rsid w:val="00682DE8"/>
    <w:rsid w:val="0068583B"/>
    <w:rsid w:val="0069166E"/>
    <w:rsid w:val="00692393"/>
    <w:rsid w:val="0069319B"/>
    <w:rsid w:val="00696FB9"/>
    <w:rsid w:val="006A6D12"/>
    <w:rsid w:val="006B0CAE"/>
    <w:rsid w:val="006B2ADB"/>
    <w:rsid w:val="006B3AE2"/>
    <w:rsid w:val="006B6FF5"/>
    <w:rsid w:val="006C18CB"/>
    <w:rsid w:val="006D6ABA"/>
    <w:rsid w:val="006F561C"/>
    <w:rsid w:val="006F5BD6"/>
    <w:rsid w:val="00723668"/>
    <w:rsid w:val="007266F5"/>
    <w:rsid w:val="00735AD2"/>
    <w:rsid w:val="007460B5"/>
    <w:rsid w:val="00761CB2"/>
    <w:rsid w:val="007628FA"/>
    <w:rsid w:val="0076692B"/>
    <w:rsid w:val="0076794D"/>
    <w:rsid w:val="00776F09"/>
    <w:rsid w:val="007849DF"/>
    <w:rsid w:val="00786135"/>
    <w:rsid w:val="00793DE1"/>
    <w:rsid w:val="00796D0F"/>
    <w:rsid w:val="007A0C0C"/>
    <w:rsid w:val="007B34B6"/>
    <w:rsid w:val="007B3CBE"/>
    <w:rsid w:val="007C279C"/>
    <w:rsid w:val="007C5562"/>
    <w:rsid w:val="007E6D7B"/>
    <w:rsid w:val="007F78E2"/>
    <w:rsid w:val="00806C0E"/>
    <w:rsid w:val="0081329A"/>
    <w:rsid w:val="00826B50"/>
    <w:rsid w:val="00832662"/>
    <w:rsid w:val="00835F39"/>
    <w:rsid w:val="00836389"/>
    <w:rsid w:val="008415F7"/>
    <w:rsid w:val="008647EC"/>
    <w:rsid w:val="00870C85"/>
    <w:rsid w:val="00872A4A"/>
    <w:rsid w:val="00874E8E"/>
    <w:rsid w:val="008773AB"/>
    <w:rsid w:val="008818FF"/>
    <w:rsid w:val="00883AF0"/>
    <w:rsid w:val="0088438C"/>
    <w:rsid w:val="008915DC"/>
    <w:rsid w:val="00892CEF"/>
    <w:rsid w:val="00893CB8"/>
    <w:rsid w:val="00894F79"/>
    <w:rsid w:val="008A1956"/>
    <w:rsid w:val="008A5796"/>
    <w:rsid w:val="008A5AB4"/>
    <w:rsid w:val="008B4DC4"/>
    <w:rsid w:val="008B73CB"/>
    <w:rsid w:val="008C0E84"/>
    <w:rsid w:val="008D34EB"/>
    <w:rsid w:val="008E710C"/>
    <w:rsid w:val="008F47AD"/>
    <w:rsid w:val="008F55BB"/>
    <w:rsid w:val="008F56B6"/>
    <w:rsid w:val="00903BAA"/>
    <w:rsid w:val="00906F2A"/>
    <w:rsid w:val="00907D3A"/>
    <w:rsid w:val="0091701E"/>
    <w:rsid w:val="009206A4"/>
    <w:rsid w:val="00921813"/>
    <w:rsid w:val="00923F1F"/>
    <w:rsid w:val="00924924"/>
    <w:rsid w:val="00925900"/>
    <w:rsid w:val="00933C2B"/>
    <w:rsid w:val="00952FDC"/>
    <w:rsid w:val="00971F1C"/>
    <w:rsid w:val="0097210F"/>
    <w:rsid w:val="00982F79"/>
    <w:rsid w:val="00991DB9"/>
    <w:rsid w:val="00994F82"/>
    <w:rsid w:val="00996834"/>
    <w:rsid w:val="009A33A4"/>
    <w:rsid w:val="009A5D0F"/>
    <w:rsid w:val="009A6E5F"/>
    <w:rsid w:val="009C0D66"/>
    <w:rsid w:val="009C4432"/>
    <w:rsid w:val="009D029E"/>
    <w:rsid w:val="009D0A98"/>
    <w:rsid w:val="009D50BC"/>
    <w:rsid w:val="009E012A"/>
    <w:rsid w:val="009E4257"/>
    <w:rsid w:val="009F57B8"/>
    <w:rsid w:val="009F70E6"/>
    <w:rsid w:val="00A076EF"/>
    <w:rsid w:val="00A11EC4"/>
    <w:rsid w:val="00A1323E"/>
    <w:rsid w:val="00A145E1"/>
    <w:rsid w:val="00A1743B"/>
    <w:rsid w:val="00A274CC"/>
    <w:rsid w:val="00A31DB2"/>
    <w:rsid w:val="00A32541"/>
    <w:rsid w:val="00A4001F"/>
    <w:rsid w:val="00A4778D"/>
    <w:rsid w:val="00A57562"/>
    <w:rsid w:val="00A60E42"/>
    <w:rsid w:val="00A61893"/>
    <w:rsid w:val="00A75FC5"/>
    <w:rsid w:val="00A7683E"/>
    <w:rsid w:val="00A8075B"/>
    <w:rsid w:val="00A812F8"/>
    <w:rsid w:val="00A82EC2"/>
    <w:rsid w:val="00A84553"/>
    <w:rsid w:val="00A94892"/>
    <w:rsid w:val="00AA5ABD"/>
    <w:rsid w:val="00AB5537"/>
    <w:rsid w:val="00AC3D13"/>
    <w:rsid w:val="00AC5EF1"/>
    <w:rsid w:val="00AD01D3"/>
    <w:rsid w:val="00AD1841"/>
    <w:rsid w:val="00AE35E0"/>
    <w:rsid w:val="00AE6E37"/>
    <w:rsid w:val="00AE75A9"/>
    <w:rsid w:val="00AF4A49"/>
    <w:rsid w:val="00B07FAF"/>
    <w:rsid w:val="00B11B7A"/>
    <w:rsid w:val="00B12D60"/>
    <w:rsid w:val="00B1617A"/>
    <w:rsid w:val="00B21AC1"/>
    <w:rsid w:val="00B268D3"/>
    <w:rsid w:val="00B27F6B"/>
    <w:rsid w:val="00B33B39"/>
    <w:rsid w:val="00B36EED"/>
    <w:rsid w:val="00B4424C"/>
    <w:rsid w:val="00B45E1E"/>
    <w:rsid w:val="00B50F9A"/>
    <w:rsid w:val="00B55735"/>
    <w:rsid w:val="00B6631A"/>
    <w:rsid w:val="00B77DE1"/>
    <w:rsid w:val="00B863E9"/>
    <w:rsid w:val="00B96203"/>
    <w:rsid w:val="00B97EC0"/>
    <w:rsid w:val="00BA3F3D"/>
    <w:rsid w:val="00BB58C4"/>
    <w:rsid w:val="00BB73B0"/>
    <w:rsid w:val="00BC201B"/>
    <w:rsid w:val="00BC2A84"/>
    <w:rsid w:val="00BD1DC5"/>
    <w:rsid w:val="00BE2012"/>
    <w:rsid w:val="00BE5772"/>
    <w:rsid w:val="00BF6D32"/>
    <w:rsid w:val="00C1344F"/>
    <w:rsid w:val="00C210F0"/>
    <w:rsid w:val="00C33110"/>
    <w:rsid w:val="00C355CE"/>
    <w:rsid w:val="00C40A4C"/>
    <w:rsid w:val="00C42A4F"/>
    <w:rsid w:val="00C45935"/>
    <w:rsid w:val="00C53DD8"/>
    <w:rsid w:val="00C66344"/>
    <w:rsid w:val="00C66E8C"/>
    <w:rsid w:val="00C70C7E"/>
    <w:rsid w:val="00C75A7B"/>
    <w:rsid w:val="00C8258E"/>
    <w:rsid w:val="00C8666C"/>
    <w:rsid w:val="00C92993"/>
    <w:rsid w:val="00C97C3D"/>
    <w:rsid w:val="00CA13B8"/>
    <w:rsid w:val="00CA4190"/>
    <w:rsid w:val="00CB23CB"/>
    <w:rsid w:val="00CB7583"/>
    <w:rsid w:val="00CC754C"/>
    <w:rsid w:val="00CD6170"/>
    <w:rsid w:val="00CE1ED9"/>
    <w:rsid w:val="00CE6A7E"/>
    <w:rsid w:val="00D02085"/>
    <w:rsid w:val="00D04792"/>
    <w:rsid w:val="00D116F1"/>
    <w:rsid w:val="00D12339"/>
    <w:rsid w:val="00D146BC"/>
    <w:rsid w:val="00D14719"/>
    <w:rsid w:val="00D25E06"/>
    <w:rsid w:val="00D33FFA"/>
    <w:rsid w:val="00D55218"/>
    <w:rsid w:val="00D570EC"/>
    <w:rsid w:val="00D72776"/>
    <w:rsid w:val="00D747E3"/>
    <w:rsid w:val="00D75EC8"/>
    <w:rsid w:val="00D81107"/>
    <w:rsid w:val="00D81C59"/>
    <w:rsid w:val="00D83EA8"/>
    <w:rsid w:val="00D8495D"/>
    <w:rsid w:val="00DA209A"/>
    <w:rsid w:val="00DA52BD"/>
    <w:rsid w:val="00DA7D76"/>
    <w:rsid w:val="00DA7F19"/>
    <w:rsid w:val="00DB6993"/>
    <w:rsid w:val="00DC7E69"/>
    <w:rsid w:val="00DD141B"/>
    <w:rsid w:val="00DD273A"/>
    <w:rsid w:val="00DD7903"/>
    <w:rsid w:val="00DE1CEB"/>
    <w:rsid w:val="00DE6C80"/>
    <w:rsid w:val="00DE7124"/>
    <w:rsid w:val="00DF0A17"/>
    <w:rsid w:val="00E1307C"/>
    <w:rsid w:val="00E14194"/>
    <w:rsid w:val="00E14F70"/>
    <w:rsid w:val="00E24836"/>
    <w:rsid w:val="00E317BB"/>
    <w:rsid w:val="00E35701"/>
    <w:rsid w:val="00E466A5"/>
    <w:rsid w:val="00E523CB"/>
    <w:rsid w:val="00E55559"/>
    <w:rsid w:val="00E6057E"/>
    <w:rsid w:val="00E84411"/>
    <w:rsid w:val="00E937CD"/>
    <w:rsid w:val="00E9428D"/>
    <w:rsid w:val="00EA0820"/>
    <w:rsid w:val="00EA2A8D"/>
    <w:rsid w:val="00EA367C"/>
    <w:rsid w:val="00EA4C22"/>
    <w:rsid w:val="00EC4E23"/>
    <w:rsid w:val="00ED01C7"/>
    <w:rsid w:val="00ED79F0"/>
    <w:rsid w:val="00EE1068"/>
    <w:rsid w:val="00EE1420"/>
    <w:rsid w:val="00EE46B6"/>
    <w:rsid w:val="00EE78CB"/>
    <w:rsid w:val="00EF2579"/>
    <w:rsid w:val="00EF47A0"/>
    <w:rsid w:val="00EF6584"/>
    <w:rsid w:val="00EF71E8"/>
    <w:rsid w:val="00F13507"/>
    <w:rsid w:val="00F24C6C"/>
    <w:rsid w:val="00F31855"/>
    <w:rsid w:val="00F334B7"/>
    <w:rsid w:val="00F40961"/>
    <w:rsid w:val="00F60223"/>
    <w:rsid w:val="00F6426E"/>
    <w:rsid w:val="00F658EE"/>
    <w:rsid w:val="00F77444"/>
    <w:rsid w:val="00F77D9B"/>
    <w:rsid w:val="00F80290"/>
    <w:rsid w:val="00F9147D"/>
    <w:rsid w:val="00F91B8D"/>
    <w:rsid w:val="00F94C08"/>
    <w:rsid w:val="00F958C3"/>
    <w:rsid w:val="00F95FB0"/>
    <w:rsid w:val="00FA019E"/>
    <w:rsid w:val="00FA6640"/>
    <w:rsid w:val="00FA72BB"/>
    <w:rsid w:val="00FB2B62"/>
    <w:rsid w:val="00FB4B8C"/>
    <w:rsid w:val="00FB61D5"/>
    <w:rsid w:val="00FC3170"/>
    <w:rsid w:val="00FC4DB9"/>
    <w:rsid w:val="00FD0594"/>
    <w:rsid w:val="00FD1667"/>
    <w:rsid w:val="00FD3E3A"/>
    <w:rsid w:val="00FD41D0"/>
    <w:rsid w:val="00FD7E15"/>
    <w:rsid w:val="00FE25E9"/>
    <w:rsid w:val="00FE3F4B"/>
    <w:rsid w:val="00FE456A"/>
    <w:rsid w:val="00FE55FB"/>
    <w:rsid w:val="00FE5BDF"/>
    <w:rsid w:val="00FF7E6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0DF4C"/>
  <w15:chartTrackingRefBased/>
  <w15:docId w15:val="{5D3E5BB7-7C08-4130-BC81-887C40B13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747"/>
    <w:pPr>
      <w:spacing w:line="260" w:lineRule="atLeast"/>
      <w:jc w:val="both"/>
    </w:pPr>
    <w:rPr>
      <w:rFonts w:ascii="Palatino Linotype" w:hAnsi="Palatino Linotype"/>
      <w:noProof/>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3C2747"/>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3C2747"/>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3C2747"/>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3C2747"/>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3C2747"/>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3C2747"/>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3C2747"/>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474B2F"/>
    <w:pPr>
      <w:pBdr>
        <w:bottom w:val="single" w:sz="4"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680A13"/>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3C2747"/>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3C2747"/>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3C2747"/>
    <w:rPr>
      <w:rFonts w:ascii="Palatino Linotype" w:hAnsi="Palatino Linotype"/>
      <w:noProof/>
      <w:color w:val="000000"/>
      <w:szCs w:val="18"/>
    </w:rPr>
  </w:style>
  <w:style w:type="paragraph" w:styleId="Header">
    <w:name w:val="header"/>
    <w:basedOn w:val="Normal"/>
    <w:link w:val="HeaderChar"/>
    <w:uiPriority w:val="99"/>
    <w:rsid w:val="003C2747"/>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3C2747"/>
    <w:rPr>
      <w:rFonts w:ascii="Palatino Linotype" w:hAnsi="Palatino Linotype"/>
      <w:noProof/>
      <w:color w:val="000000"/>
      <w:szCs w:val="18"/>
    </w:rPr>
  </w:style>
  <w:style w:type="paragraph" w:customStyle="1" w:styleId="MDPIheaderjournallogo">
    <w:name w:val="MDPI_header_journal_logo"/>
    <w:qFormat/>
    <w:rsid w:val="003C2747"/>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3C2747"/>
    <w:pPr>
      <w:ind w:firstLine="0"/>
    </w:pPr>
  </w:style>
  <w:style w:type="paragraph" w:customStyle="1" w:styleId="MDPI31text">
    <w:name w:val="MDPI_3.1_text"/>
    <w:qFormat/>
    <w:rsid w:val="00EF47A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3C2747"/>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3C2747"/>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3C2747"/>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176BEA"/>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176BEA"/>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3C2747"/>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3C2747"/>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3C2747"/>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136D59"/>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3C2747"/>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3C2747"/>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3C2747"/>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3C2747"/>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3C2747"/>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3C2747"/>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EA0820"/>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3C2747"/>
    <w:rPr>
      <w:rFonts w:cs="Tahoma"/>
      <w:szCs w:val="18"/>
    </w:rPr>
  </w:style>
  <w:style w:type="character" w:customStyle="1" w:styleId="BalloonTextChar">
    <w:name w:val="Balloon Text Char"/>
    <w:link w:val="BalloonText"/>
    <w:uiPriority w:val="99"/>
    <w:rsid w:val="003C2747"/>
    <w:rPr>
      <w:rFonts w:ascii="Palatino Linotype" w:hAnsi="Palatino Linotype" w:cs="Tahoma"/>
      <w:noProof/>
      <w:color w:val="000000"/>
      <w:szCs w:val="18"/>
    </w:rPr>
  </w:style>
  <w:style w:type="character" w:styleId="LineNumber">
    <w:name w:val="line number"/>
    <w:uiPriority w:val="99"/>
    <w:rsid w:val="00050B10"/>
    <w:rPr>
      <w:rFonts w:ascii="Palatino Linotype" w:hAnsi="Palatino Linotype"/>
      <w:sz w:val="16"/>
    </w:rPr>
  </w:style>
  <w:style w:type="table" w:customStyle="1" w:styleId="MDPI41threelinetable">
    <w:name w:val="MDPI_4.1_three_line_table"/>
    <w:basedOn w:val="TableNormal"/>
    <w:uiPriority w:val="99"/>
    <w:rsid w:val="003C2747"/>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3C2747"/>
    <w:rPr>
      <w:color w:val="0000FF"/>
      <w:u w:val="single"/>
    </w:rPr>
  </w:style>
  <w:style w:type="character" w:styleId="UnresolvedMention">
    <w:name w:val="Unresolved Mention"/>
    <w:uiPriority w:val="99"/>
    <w:semiHidden/>
    <w:unhideWhenUsed/>
    <w:rsid w:val="00CE1ED9"/>
    <w:rPr>
      <w:color w:val="605E5C"/>
      <w:shd w:val="clear" w:color="auto" w:fill="E1DFDD"/>
    </w:rPr>
  </w:style>
  <w:style w:type="table" w:styleId="PlainTable4">
    <w:name w:val="Plain Table 4"/>
    <w:basedOn w:val="TableNormal"/>
    <w:uiPriority w:val="44"/>
    <w:rsid w:val="00C8666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3C2747"/>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3C2747"/>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3C2747"/>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3C2747"/>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3C2747"/>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3C2747"/>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B55735"/>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3C2747"/>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3C2747"/>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3C2747"/>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3C2747"/>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3C2747"/>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3C2747"/>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3C2747"/>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3C2747"/>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3C2747"/>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3C2747"/>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3C2747"/>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3C2747"/>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3C2747"/>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3C2747"/>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3C2747"/>
  </w:style>
  <w:style w:type="paragraph" w:styleId="Bibliography">
    <w:name w:val="Bibliography"/>
    <w:basedOn w:val="Normal"/>
    <w:next w:val="Normal"/>
    <w:uiPriority w:val="37"/>
    <w:semiHidden/>
    <w:unhideWhenUsed/>
    <w:rsid w:val="003C2747"/>
  </w:style>
  <w:style w:type="paragraph" w:styleId="BodyText">
    <w:name w:val="Body Text"/>
    <w:link w:val="BodyTextChar"/>
    <w:rsid w:val="003C2747"/>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3C2747"/>
    <w:rPr>
      <w:rFonts w:ascii="Palatino Linotype" w:hAnsi="Palatino Linotype"/>
      <w:color w:val="000000"/>
      <w:sz w:val="24"/>
      <w:lang w:eastAsia="de-DE"/>
    </w:rPr>
  </w:style>
  <w:style w:type="character" w:styleId="CommentReference">
    <w:name w:val="annotation reference"/>
    <w:uiPriority w:val="99"/>
    <w:rsid w:val="003C2747"/>
    <w:rPr>
      <w:sz w:val="21"/>
      <w:szCs w:val="21"/>
    </w:rPr>
  </w:style>
  <w:style w:type="paragraph" w:styleId="CommentText">
    <w:name w:val="annotation text"/>
    <w:basedOn w:val="Normal"/>
    <w:link w:val="CommentTextChar"/>
    <w:rsid w:val="003C2747"/>
  </w:style>
  <w:style w:type="character" w:customStyle="1" w:styleId="CommentTextChar">
    <w:name w:val="Comment Text Char"/>
    <w:link w:val="CommentText"/>
    <w:rsid w:val="003C2747"/>
    <w:rPr>
      <w:rFonts w:ascii="Palatino Linotype" w:hAnsi="Palatino Linotype"/>
      <w:noProof/>
      <w:color w:val="000000"/>
    </w:rPr>
  </w:style>
  <w:style w:type="paragraph" w:styleId="CommentSubject">
    <w:name w:val="annotation subject"/>
    <w:basedOn w:val="CommentText"/>
    <w:next w:val="CommentText"/>
    <w:link w:val="CommentSubjectChar"/>
    <w:rsid w:val="003C2747"/>
    <w:rPr>
      <w:b/>
      <w:bCs/>
    </w:rPr>
  </w:style>
  <w:style w:type="character" w:customStyle="1" w:styleId="CommentSubjectChar">
    <w:name w:val="Comment Subject Char"/>
    <w:link w:val="CommentSubject"/>
    <w:rsid w:val="003C2747"/>
    <w:rPr>
      <w:rFonts w:ascii="Palatino Linotype" w:hAnsi="Palatino Linotype"/>
      <w:b/>
      <w:bCs/>
      <w:noProof/>
      <w:color w:val="000000"/>
    </w:rPr>
  </w:style>
  <w:style w:type="character" w:styleId="EndnoteReference">
    <w:name w:val="endnote reference"/>
    <w:rsid w:val="003C2747"/>
    <w:rPr>
      <w:vertAlign w:val="superscript"/>
    </w:rPr>
  </w:style>
  <w:style w:type="paragraph" w:styleId="EndnoteText">
    <w:name w:val="endnote text"/>
    <w:basedOn w:val="Normal"/>
    <w:link w:val="EndnoteTextChar"/>
    <w:semiHidden/>
    <w:unhideWhenUsed/>
    <w:rsid w:val="003C2747"/>
    <w:pPr>
      <w:spacing w:line="240" w:lineRule="auto"/>
    </w:pPr>
  </w:style>
  <w:style w:type="character" w:customStyle="1" w:styleId="EndnoteTextChar">
    <w:name w:val="Endnote Text Char"/>
    <w:link w:val="EndnoteText"/>
    <w:semiHidden/>
    <w:rsid w:val="003C2747"/>
    <w:rPr>
      <w:rFonts w:ascii="Palatino Linotype" w:hAnsi="Palatino Linotype"/>
      <w:noProof/>
      <w:color w:val="000000"/>
    </w:rPr>
  </w:style>
  <w:style w:type="character" w:styleId="FollowedHyperlink">
    <w:name w:val="FollowedHyperlink"/>
    <w:rsid w:val="003C2747"/>
    <w:rPr>
      <w:color w:val="954F72"/>
      <w:u w:val="single"/>
    </w:rPr>
  </w:style>
  <w:style w:type="paragraph" w:styleId="FootnoteText">
    <w:name w:val="footnote text"/>
    <w:basedOn w:val="Normal"/>
    <w:link w:val="FootnoteTextChar"/>
    <w:semiHidden/>
    <w:unhideWhenUsed/>
    <w:rsid w:val="003C2747"/>
    <w:pPr>
      <w:spacing w:line="240" w:lineRule="auto"/>
    </w:pPr>
  </w:style>
  <w:style w:type="character" w:customStyle="1" w:styleId="FootnoteTextChar">
    <w:name w:val="Footnote Text Char"/>
    <w:link w:val="FootnoteText"/>
    <w:semiHidden/>
    <w:rsid w:val="003C2747"/>
    <w:rPr>
      <w:rFonts w:ascii="Palatino Linotype" w:hAnsi="Palatino Linotype"/>
      <w:noProof/>
      <w:color w:val="000000"/>
    </w:rPr>
  </w:style>
  <w:style w:type="paragraph" w:styleId="NormalWeb">
    <w:name w:val="Normal (Web)"/>
    <w:basedOn w:val="Normal"/>
    <w:uiPriority w:val="99"/>
    <w:rsid w:val="003C2747"/>
    <w:rPr>
      <w:szCs w:val="24"/>
    </w:rPr>
  </w:style>
  <w:style w:type="paragraph" w:customStyle="1" w:styleId="MsoFootnoteText0">
    <w:name w:val="MsoFootnoteText"/>
    <w:basedOn w:val="NormalWeb"/>
    <w:qFormat/>
    <w:rsid w:val="003C2747"/>
    <w:rPr>
      <w:rFonts w:ascii="Times New Roman" w:hAnsi="Times New Roman"/>
    </w:rPr>
  </w:style>
  <w:style w:type="character" w:styleId="PageNumber">
    <w:name w:val="page number"/>
    <w:rsid w:val="003C2747"/>
  </w:style>
  <w:style w:type="character" w:styleId="PlaceholderText">
    <w:name w:val="Placeholder Text"/>
    <w:uiPriority w:val="99"/>
    <w:semiHidden/>
    <w:rsid w:val="003C2747"/>
    <w:rPr>
      <w:color w:val="808080"/>
    </w:rPr>
  </w:style>
  <w:style w:type="paragraph" w:customStyle="1" w:styleId="MDPI71FootNotes">
    <w:name w:val="MDPI_7.1_FootNotes"/>
    <w:qFormat/>
    <w:rsid w:val="00AE35E0"/>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ListParagraph">
    <w:name w:val="List Paragraph"/>
    <w:basedOn w:val="Normal"/>
    <w:uiPriority w:val="34"/>
    <w:qFormat/>
    <w:rsid w:val="0052159B"/>
    <w:pPr>
      <w:ind w:left="720"/>
      <w:contextualSpacing/>
    </w:pPr>
    <w:rPr>
      <w:noProof w:val="0"/>
    </w:rPr>
  </w:style>
  <w:style w:type="paragraph" w:styleId="Caption">
    <w:name w:val="caption"/>
    <w:basedOn w:val="Normal"/>
    <w:next w:val="Normal"/>
    <w:uiPriority w:val="35"/>
    <w:unhideWhenUsed/>
    <w:qFormat/>
    <w:rsid w:val="0052159B"/>
    <w:pPr>
      <w:spacing w:before="120" w:after="200" w:line="360" w:lineRule="auto"/>
      <w:jc w:val="center"/>
    </w:pPr>
    <w:rPr>
      <w:rFonts w:ascii="Times New Roman" w:eastAsia="Times New Roman" w:hAnsi="Times New Roman"/>
      <w:i/>
      <w:iCs/>
      <w:noProof w:val="0"/>
      <w:color w:val="auto"/>
      <w:sz w:val="18"/>
      <w:szCs w:val="18"/>
      <w:lang w:val="en-GB" w:eastAsia="en-US"/>
    </w:rPr>
  </w:style>
  <w:style w:type="paragraph" w:styleId="TOC4">
    <w:name w:val="toc 4"/>
    <w:basedOn w:val="Normal"/>
    <w:next w:val="Normal"/>
    <w:autoRedefine/>
    <w:uiPriority w:val="39"/>
    <w:unhideWhenUsed/>
    <w:rsid w:val="0052159B"/>
    <w:pPr>
      <w:spacing w:before="120" w:after="100" w:line="360" w:lineRule="auto"/>
      <w:ind w:left="720"/>
    </w:pPr>
    <w:rPr>
      <w:rFonts w:ascii="Times New Roman" w:eastAsia="Times New Roman" w:hAnsi="Times New Roman"/>
      <w:noProof w:val="0"/>
      <w:color w:val="auto"/>
      <w:sz w:val="22"/>
      <w:lang w:val="en-GB" w:eastAsia="en-US"/>
    </w:rPr>
  </w:style>
  <w:style w:type="paragraph" w:customStyle="1" w:styleId="Head1">
    <w:name w:val="Head1"/>
    <w:basedOn w:val="Normal"/>
    <w:qFormat/>
    <w:rsid w:val="0052159B"/>
    <w:pPr>
      <w:keepNext/>
      <w:spacing w:before="240" w:after="480" w:line="240" w:lineRule="auto"/>
      <w:jc w:val="left"/>
    </w:pPr>
    <w:rPr>
      <w:rFonts w:ascii="Times New Roman" w:eastAsia="Times New Roman" w:hAnsi="Times New Roman"/>
      <w:b/>
      <w:noProof w:val="0"/>
      <w:color w:val="auto"/>
      <w:sz w:val="24"/>
      <w:szCs w:val="28"/>
      <w:lang w:eastAsia="en-US"/>
    </w:rPr>
  </w:style>
  <w:style w:type="table" w:customStyle="1" w:styleId="TableGrid1">
    <w:name w:val="Table Grid1"/>
    <w:basedOn w:val="TableNormal"/>
    <w:next w:val="TableGrid"/>
    <w:uiPriority w:val="59"/>
    <w:rsid w:val="0052159B"/>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8075B"/>
    <w:rPr>
      <w:rFonts w:ascii="Palatino Linotype" w:hAnsi="Palatino Linotype"/>
      <w:noProof/>
      <w:color w:val="000000"/>
    </w:rPr>
  </w:style>
  <w:style w:type="character" w:styleId="Emphasis">
    <w:name w:val="Emphasis"/>
    <w:basedOn w:val="DefaultParagraphFont"/>
    <w:uiPriority w:val="20"/>
    <w:qFormat/>
    <w:rsid w:val="00F334B7"/>
    <w:rPr>
      <w:i/>
      <w:iCs/>
    </w:rPr>
  </w:style>
  <w:style w:type="character" w:customStyle="1" w:styleId="cf01">
    <w:name w:val="cf01"/>
    <w:basedOn w:val="DefaultParagraphFont"/>
    <w:rsid w:val="00633D7C"/>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microsoft.com/office/2007/relationships/hdphoto" Target="media/hdphoto1.wdp"/><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 Id="rId35"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shq\Downloads\machine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875"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9CCB51C-1DDD-5A42-9FA6-474EFEF1B053}">
  <we:reference id="wa104380773" version="2.0.0.0" store="en-US" storeType="OMEX"/>
  <we:alternateReferences>
    <we:reference id="WA104380773" version="2.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15459BE-BF80-4458-8DDE-44F8814F5332}">
  <we:reference id="wa104382081" version="1.55.1.0" store="en-GB" storeType="OMEX"/>
  <we:alternateReferences>
    <we:reference id="wa104382081" version="1.55.1.0" store="en-GB"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526E425-9A33-417B-BF78-E0B57062F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machines-template.dot</Template>
  <TotalTime>12</TotalTime>
  <Pages>19</Pages>
  <Words>7296</Words>
  <Characters>41589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48788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MDPI</dc:creator>
  <cp:keywords/>
  <dc:description/>
  <cp:lastModifiedBy>Harry Questa</cp:lastModifiedBy>
  <cp:revision>5</cp:revision>
  <cp:lastPrinted>2023-01-07T05:45:00Z</cp:lastPrinted>
  <dcterms:created xsi:type="dcterms:W3CDTF">2023-05-20T17:26:00Z</dcterms:created>
  <dcterms:modified xsi:type="dcterms:W3CDTF">2023-05-20T17:50:00Z</dcterms:modified>
  <cp:version>1.0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Citation Style_1">
    <vt:lpwstr>http://www.zotero.org/styles/harvard1</vt:lpwstr>
  </property>
  <property fmtid="{D5CDD505-2E9C-101B-9397-08002B2CF9AE}" pid="23" name="Mendeley Document_1">
    <vt:lpwstr>True</vt:lpwstr>
  </property>
  <property fmtid="{D5CDD505-2E9C-101B-9397-08002B2CF9AE}" pid="24" name="Mendeley Unique User Id_1">
    <vt:lpwstr>911c8070-a842-314d-aff0-fe1409498c86</vt:lpwstr>
  </property>
</Properties>
</file>